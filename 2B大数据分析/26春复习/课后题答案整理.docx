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B43885">
      <w:pPr>
        <w:pStyle w:val="13"/>
        <w:rPr>
          <w:ins w:id="0" w:author="包子姐" w:date="2026-06-21T21:45:50Z"/>
          <w:rFonts w:hint="eastAsia" w:ascii="宋体" w:hAnsi="宋体" w:eastAsia="宋体"/>
        </w:rPr>
      </w:pPr>
      <w:r>
        <w:rPr>
          <w:rFonts w:hint="eastAsia" w:ascii="宋体" w:hAnsi="宋体" w:eastAsia="宋体"/>
        </w:rPr>
        <w:t>课后作业与答案</w:t>
      </w:r>
    </w:p>
    <w:p w14:paraId="582D03FA">
      <w:pPr>
        <w:rPr>
          <w:ins w:id="1" w:author="包子姐" w:date="2026-06-21T21:47:55Z"/>
          <w:rFonts w:hint="eastAsia" w:ascii="宋体" w:hAnsi="宋体" w:eastAsia="宋体"/>
          <w:color w:val="0000FF"/>
          <w:lang w:val="en-US" w:eastAsia="zh-CN"/>
        </w:rPr>
      </w:pPr>
    </w:p>
    <w:p w14:paraId="347E2908">
      <w:pPr>
        <w:pBdr>
          <w:bottom w:val="single" w:color="auto" w:sz="4" w:space="0"/>
        </w:pBdr>
        <w:rPr>
          <w:ins w:id="2" w:author="包子姐" w:date="2026-07-04T19:47:45Z"/>
          <w:rFonts w:hint="default" w:ascii="宋体" w:hAnsi="宋体" w:eastAsia="宋体"/>
          <w:color w:val="0000FF"/>
          <w:highlight w:val="yellow"/>
          <w:lang w:val="en-US" w:eastAsia="zh-CN"/>
          <w:rPrChange w:id="3" w:author="包子姐" w:date="2026-07-04T19:48:44Z">
            <w:rPr>
              <w:ins w:id="4" w:author="包子姐" w:date="2026-07-04T19:47:45Z"/>
              <w:rFonts w:hint="default" w:ascii="宋体" w:hAnsi="宋体" w:eastAsia="宋体"/>
              <w:color w:val="0000FF"/>
              <w:highlight w:val="yellow"/>
              <w:lang w:val="en-US" w:eastAsia="zh-CN"/>
            </w:rPr>
          </w:rPrChange>
        </w:rPr>
      </w:pPr>
      <w:ins w:id="5" w:author="包子姐" w:date="2026-07-04T19:47:50Z">
        <w:r>
          <w:rPr>
            <w:rFonts w:hint="eastAsia" w:ascii="宋体" w:hAnsi="宋体" w:eastAsia="宋体"/>
            <w:color w:val="0000FF"/>
            <w:highlight w:val="yellow"/>
            <w:lang w:val="en-US" w:eastAsia="zh-CN"/>
            <w:rPrChange w:id="6" w:author="包子姐" w:date="2026-07-04T19:48:44Z">
              <w:rPr>
                <w:rFonts w:hint="eastAsia" w:ascii="宋体" w:hAnsi="宋体" w:eastAsia="宋体"/>
                <w:color w:val="0000FF"/>
                <w:highlight w:val="yellow"/>
                <w:lang w:val="en-US" w:eastAsia="zh-CN"/>
              </w:rPr>
            </w:rPrChange>
          </w:rPr>
          <w:t>ps：</w:t>
        </w:r>
      </w:ins>
      <w:ins w:id="8" w:author="包子姐" w:date="2026-07-04T19:47:53Z">
        <w:r>
          <w:rPr>
            <w:rFonts w:hint="eastAsia" w:ascii="宋体" w:hAnsi="宋体" w:eastAsia="宋体"/>
            <w:color w:val="0000FF"/>
            <w:highlight w:val="yellow"/>
            <w:lang w:val="en-US" w:eastAsia="zh-CN"/>
            <w:rPrChange w:id="9" w:author="包子姐" w:date="2026-07-04T19:48:44Z">
              <w:rPr>
                <w:rFonts w:hint="eastAsia" w:ascii="宋体" w:hAnsi="宋体" w:eastAsia="宋体"/>
                <w:color w:val="0000FF"/>
                <w:highlight w:val="yellow"/>
                <w:lang w:val="en-US" w:eastAsia="zh-CN"/>
              </w:rPr>
            </w:rPrChange>
          </w:rPr>
          <w:t>内容</w:t>
        </w:r>
      </w:ins>
      <w:ins w:id="11" w:author="包子姐" w:date="2026-07-04T19:47:58Z">
        <w:r>
          <w:rPr>
            <w:rFonts w:hint="eastAsia" w:ascii="宋体" w:hAnsi="宋体" w:eastAsia="宋体"/>
            <w:color w:val="0000FF"/>
            <w:highlight w:val="yellow"/>
            <w:lang w:val="en-US" w:eastAsia="zh-CN"/>
            <w:rPrChange w:id="12" w:author="包子姐" w:date="2026-07-04T19:48:44Z">
              <w:rPr>
                <w:rFonts w:hint="eastAsia" w:ascii="宋体" w:hAnsi="宋体" w:eastAsia="宋体"/>
                <w:color w:val="0000FF"/>
                <w:highlight w:val="yellow"/>
                <w:lang w:val="en-US" w:eastAsia="zh-CN"/>
              </w:rPr>
            </w:rPrChange>
          </w:rPr>
          <w:t>由</w:t>
        </w:r>
      </w:ins>
      <w:ins w:id="14" w:author="包子姐" w:date="2026-07-04T19:48:02Z">
        <w:r>
          <w:rPr>
            <w:rFonts w:hint="eastAsia" w:ascii="宋体" w:hAnsi="宋体" w:eastAsia="宋体"/>
            <w:color w:val="0000FF"/>
            <w:highlight w:val="yellow"/>
            <w:lang w:val="en-US" w:eastAsia="zh-CN"/>
            <w:rPrChange w:id="15" w:author="包子姐" w:date="2026-07-04T19:48:44Z">
              <w:rPr>
                <w:rFonts w:hint="eastAsia" w:ascii="宋体" w:hAnsi="宋体" w:eastAsia="宋体"/>
                <w:color w:val="0000FF"/>
                <w:highlight w:val="yellow"/>
                <w:lang w:val="en-US" w:eastAsia="zh-CN"/>
              </w:rPr>
            </w:rPrChange>
          </w:rPr>
          <w:t>ww</w:t>
        </w:r>
      </w:ins>
      <w:ins w:id="17" w:author="包子姐" w:date="2026-07-04T19:47:59Z">
        <w:r>
          <w:rPr>
            <w:rFonts w:hint="eastAsia" w:ascii="宋体" w:hAnsi="宋体" w:eastAsia="宋体"/>
            <w:color w:val="0000FF"/>
            <w:highlight w:val="yellow"/>
            <w:lang w:val="en-US" w:eastAsia="zh-CN"/>
            <w:rPrChange w:id="18" w:author="包子姐" w:date="2026-07-04T19:48:44Z">
              <w:rPr>
                <w:rFonts w:hint="eastAsia" w:ascii="宋体" w:hAnsi="宋体" w:eastAsia="宋体"/>
                <w:color w:val="0000FF"/>
                <w:highlight w:val="yellow"/>
                <w:lang w:val="en-US" w:eastAsia="zh-CN"/>
              </w:rPr>
            </w:rPrChange>
          </w:rPr>
          <w:t>老师给出</w:t>
        </w:r>
      </w:ins>
      <w:ins w:id="20" w:author="包子姐" w:date="2026-07-04T19:48:03Z">
        <w:r>
          <w:rPr>
            <w:rFonts w:hint="eastAsia" w:ascii="宋体" w:hAnsi="宋体" w:eastAsia="宋体"/>
            <w:color w:val="0000FF"/>
            <w:highlight w:val="yellow"/>
            <w:lang w:val="en-US" w:eastAsia="zh-CN"/>
            <w:rPrChange w:id="21" w:author="包子姐" w:date="2026-07-04T19:48:44Z">
              <w:rPr>
                <w:rFonts w:hint="eastAsia" w:ascii="宋体" w:hAnsi="宋体" w:eastAsia="宋体"/>
                <w:color w:val="0000FF"/>
                <w:highlight w:val="yellow"/>
                <w:lang w:val="en-US" w:eastAsia="zh-CN"/>
              </w:rPr>
            </w:rPrChange>
          </w:rPr>
          <w:t>，</w:t>
        </w:r>
      </w:ins>
      <w:ins w:id="23" w:author="包子姐" w:date="2026-07-04T19:48:06Z">
        <w:r>
          <w:rPr>
            <w:rFonts w:hint="eastAsia" w:ascii="宋体" w:hAnsi="宋体" w:eastAsia="宋体"/>
            <w:color w:val="0000FF"/>
            <w:highlight w:val="yellow"/>
            <w:lang w:val="en-US" w:eastAsia="zh-CN"/>
            <w:rPrChange w:id="24" w:author="包子姐" w:date="2026-07-04T19:48:44Z">
              <w:rPr>
                <w:rFonts w:hint="eastAsia" w:ascii="宋体" w:hAnsi="宋体" w:eastAsia="宋体"/>
                <w:color w:val="0000FF"/>
                <w:highlight w:val="yellow"/>
                <w:lang w:val="en-US" w:eastAsia="zh-CN"/>
              </w:rPr>
            </w:rPrChange>
          </w:rPr>
          <w:t>本人</w:t>
        </w:r>
      </w:ins>
      <w:ins w:id="26" w:author="包子姐" w:date="2026-07-04T19:48:08Z">
        <w:r>
          <w:rPr>
            <w:rFonts w:hint="eastAsia" w:ascii="宋体" w:hAnsi="宋体" w:eastAsia="宋体"/>
            <w:color w:val="0000FF"/>
            <w:highlight w:val="yellow"/>
            <w:lang w:val="en-US" w:eastAsia="zh-CN"/>
            <w:rPrChange w:id="27" w:author="包子姐" w:date="2026-07-04T19:48:44Z">
              <w:rPr>
                <w:rFonts w:hint="eastAsia" w:ascii="宋体" w:hAnsi="宋体" w:eastAsia="宋体"/>
                <w:color w:val="0000FF"/>
                <w:highlight w:val="yellow"/>
                <w:lang w:val="en-US" w:eastAsia="zh-CN"/>
              </w:rPr>
            </w:rPrChange>
          </w:rPr>
          <w:t>只做</w:t>
        </w:r>
      </w:ins>
      <w:ins w:id="29" w:author="包子姐" w:date="2026-07-04T19:48:14Z">
        <w:r>
          <w:rPr>
            <w:rFonts w:hint="eastAsia" w:ascii="宋体" w:hAnsi="宋体" w:eastAsia="宋体"/>
            <w:color w:val="0000FF"/>
            <w:highlight w:val="yellow"/>
            <w:lang w:val="en-US" w:eastAsia="zh-CN"/>
            <w:rPrChange w:id="30" w:author="包子姐" w:date="2026-07-04T19:48:44Z">
              <w:rPr>
                <w:rFonts w:hint="eastAsia" w:ascii="宋体" w:hAnsi="宋体" w:eastAsia="宋体"/>
                <w:color w:val="0000FF"/>
                <w:highlight w:val="yellow"/>
                <w:lang w:val="en-US" w:eastAsia="zh-CN"/>
              </w:rPr>
            </w:rPrChange>
          </w:rPr>
          <w:t>章节内容</w:t>
        </w:r>
      </w:ins>
      <w:ins w:id="32" w:author="包子姐" w:date="2026-07-04T19:48:16Z">
        <w:r>
          <w:rPr>
            <w:rFonts w:hint="eastAsia" w:ascii="宋体" w:hAnsi="宋体" w:eastAsia="宋体"/>
            <w:color w:val="0000FF"/>
            <w:highlight w:val="yellow"/>
            <w:lang w:val="en-US" w:eastAsia="zh-CN"/>
            <w:rPrChange w:id="33" w:author="包子姐" w:date="2026-07-04T19:48:44Z">
              <w:rPr>
                <w:rFonts w:hint="eastAsia" w:ascii="宋体" w:hAnsi="宋体" w:eastAsia="宋体"/>
                <w:color w:val="0000FF"/>
                <w:highlight w:val="yellow"/>
                <w:lang w:val="en-US" w:eastAsia="zh-CN"/>
              </w:rPr>
            </w:rPrChange>
          </w:rPr>
          <w:t>划分</w:t>
        </w:r>
      </w:ins>
      <w:ins w:id="35" w:author="包子姐" w:date="2026-07-04T19:48:17Z">
        <w:r>
          <w:rPr>
            <w:rFonts w:hint="eastAsia" w:ascii="宋体" w:hAnsi="宋体" w:eastAsia="宋体"/>
            <w:color w:val="0000FF"/>
            <w:highlight w:val="yellow"/>
            <w:lang w:val="en-US" w:eastAsia="zh-CN"/>
            <w:rPrChange w:id="36" w:author="包子姐" w:date="2026-07-04T19:48:44Z">
              <w:rPr>
                <w:rFonts w:hint="eastAsia" w:ascii="宋体" w:hAnsi="宋体" w:eastAsia="宋体"/>
                <w:color w:val="0000FF"/>
                <w:highlight w:val="yellow"/>
                <w:lang w:val="en-US" w:eastAsia="zh-CN"/>
              </w:rPr>
            </w:rPrChange>
          </w:rPr>
          <w:t>和</w:t>
        </w:r>
      </w:ins>
      <w:ins w:id="38" w:author="包子姐" w:date="2026-07-04T19:48:19Z">
        <w:r>
          <w:rPr>
            <w:rFonts w:hint="eastAsia" w:ascii="宋体" w:hAnsi="宋体" w:eastAsia="宋体"/>
            <w:color w:val="0000FF"/>
            <w:highlight w:val="yellow"/>
            <w:lang w:val="en-US" w:eastAsia="zh-CN"/>
            <w:rPrChange w:id="39" w:author="包子姐" w:date="2026-07-04T19:48:44Z">
              <w:rPr>
                <w:rFonts w:hint="eastAsia" w:ascii="宋体" w:hAnsi="宋体" w:eastAsia="宋体"/>
                <w:color w:val="0000FF"/>
                <w:highlight w:val="yellow"/>
                <w:lang w:val="en-US" w:eastAsia="zh-CN"/>
              </w:rPr>
            </w:rPrChange>
          </w:rPr>
          <w:t>部分</w:t>
        </w:r>
      </w:ins>
      <w:ins w:id="41" w:author="包子姐" w:date="2026-07-04T19:48:20Z">
        <w:r>
          <w:rPr>
            <w:rFonts w:hint="eastAsia" w:ascii="宋体" w:hAnsi="宋体" w:eastAsia="宋体"/>
            <w:color w:val="0000FF"/>
            <w:highlight w:val="yellow"/>
            <w:lang w:val="en-US" w:eastAsia="zh-CN"/>
            <w:rPrChange w:id="42" w:author="包子姐" w:date="2026-07-04T19:48:44Z">
              <w:rPr>
                <w:rFonts w:hint="eastAsia" w:ascii="宋体" w:hAnsi="宋体" w:eastAsia="宋体"/>
                <w:color w:val="0000FF"/>
                <w:highlight w:val="yellow"/>
                <w:lang w:val="en-US" w:eastAsia="zh-CN"/>
              </w:rPr>
            </w:rPrChange>
          </w:rPr>
          <w:t>格式整理</w:t>
        </w:r>
      </w:ins>
      <w:ins w:id="44" w:author="包子姐" w:date="2026-07-04T19:48:23Z">
        <w:r>
          <w:rPr>
            <w:rFonts w:hint="eastAsia" w:ascii="宋体" w:hAnsi="宋体" w:eastAsia="宋体"/>
            <w:color w:val="0000FF"/>
            <w:highlight w:val="yellow"/>
            <w:lang w:val="en-US" w:eastAsia="zh-CN"/>
            <w:rPrChange w:id="45" w:author="包子姐" w:date="2026-07-04T19:48:44Z">
              <w:rPr>
                <w:rFonts w:hint="eastAsia" w:ascii="宋体" w:hAnsi="宋体" w:eastAsia="宋体"/>
                <w:color w:val="0000FF"/>
                <w:highlight w:val="yellow"/>
                <w:lang w:val="en-US" w:eastAsia="zh-CN"/>
              </w:rPr>
            </w:rPrChange>
          </w:rPr>
          <w:t>；</w:t>
        </w:r>
      </w:ins>
    </w:p>
    <w:p w14:paraId="5FACC809">
      <w:pPr>
        <w:rPr>
          <w:rFonts w:hint="default" w:eastAsia="宋体"/>
          <w:highlight w:val="yellow"/>
          <w:lang w:val="en-US" w:eastAsia="zh-CN"/>
          <w:rPrChange w:id="47" w:author="包子姐" w:date="2026-06-27T20:57:23Z">
            <w:rPr>
              <w:rFonts w:hint="default" w:eastAsia="宋体"/>
              <w:lang w:val="en-US" w:eastAsia="zh-CN"/>
            </w:rPr>
          </w:rPrChange>
        </w:rPr>
      </w:pPr>
      <w:ins w:id="48" w:author="包子姐" w:date="2026-06-21T21:45:52Z">
        <w:r>
          <w:rPr>
            <w:rFonts w:hint="eastAsia" w:ascii="宋体" w:hAnsi="宋体" w:eastAsia="宋体"/>
            <w:highlight w:val="yellow"/>
            <w:lang w:val="en-US" w:eastAsia="zh-CN"/>
            <w:rPrChange w:id="49" w:author="包子姐" w:date="2026-06-27T20:57:23Z">
              <w:rPr>
                <w:rFonts w:hint="eastAsia" w:ascii="宋体" w:hAnsi="宋体" w:eastAsia="宋体"/>
                <w:lang w:val="en-US" w:eastAsia="zh-CN"/>
              </w:rPr>
            </w:rPrChange>
          </w:rPr>
          <w:t xml:space="preserve">2 </w:t>
        </w:r>
      </w:ins>
      <w:ins w:id="50" w:author="包子姐" w:date="2026-06-21T21:45:56Z">
        <w:r>
          <w:rPr>
            <w:rFonts w:hint="eastAsia" w:ascii="宋体" w:hAnsi="宋体" w:eastAsia="宋体"/>
            <w:highlight w:val="yellow"/>
            <w:lang w:val="en-US" w:eastAsia="zh-CN"/>
            <w:rPrChange w:id="51" w:author="包子姐" w:date="2026-06-27T20:57:23Z">
              <w:rPr>
                <w:rFonts w:hint="eastAsia" w:ascii="宋体" w:hAnsi="宋体" w:eastAsia="宋体"/>
                <w:lang w:val="en-US" w:eastAsia="zh-CN"/>
              </w:rPr>
            </w:rPrChange>
          </w:rPr>
          <w:t>link</w:t>
        </w:r>
      </w:ins>
      <w:ins w:id="52" w:author="包子姐" w:date="2026-06-21T21:45:54Z">
        <w:r>
          <w:rPr>
            <w:rFonts w:hint="eastAsia" w:ascii="宋体" w:hAnsi="宋体" w:eastAsia="宋体"/>
            <w:highlight w:val="yellow"/>
            <w:lang w:val="en-US" w:eastAsia="zh-CN"/>
            <w:rPrChange w:id="53" w:author="包子姐" w:date="2026-06-27T20:57:23Z">
              <w:rPr>
                <w:rFonts w:hint="eastAsia" w:ascii="宋体" w:hAnsi="宋体" w:eastAsia="宋体"/>
                <w:lang w:val="en-US" w:eastAsia="zh-CN"/>
              </w:rPr>
            </w:rPrChange>
          </w:rPr>
          <w:t>分析</w:t>
        </w:r>
      </w:ins>
      <w:ins w:id="54" w:author="包子姐" w:date="2026-06-21T21:46:00Z">
        <w:r>
          <w:rPr>
            <w:rFonts w:hint="eastAsia" w:ascii="宋体" w:hAnsi="宋体" w:eastAsia="宋体"/>
            <w:highlight w:val="yellow"/>
            <w:lang w:val="en-US" w:eastAsia="zh-CN"/>
            <w:rPrChange w:id="55" w:author="包子姐" w:date="2026-06-27T20:57:23Z">
              <w:rPr>
                <w:rFonts w:hint="eastAsia" w:ascii="宋体" w:hAnsi="宋体" w:eastAsia="宋体"/>
                <w:lang w:val="en-US" w:eastAsia="zh-CN"/>
              </w:rPr>
            </w:rPrChange>
          </w:rPr>
          <w:t>，</w:t>
        </w:r>
      </w:ins>
      <w:ins w:id="56" w:author="包子姐" w:date="2026-06-21T21:46:03Z">
        <w:r>
          <w:rPr>
            <w:rFonts w:hint="eastAsia" w:ascii="宋体" w:hAnsi="宋体" w:eastAsia="宋体"/>
            <w:highlight w:val="yellow"/>
            <w:lang w:val="en-US" w:eastAsia="zh-CN"/>
            <w:rPrChange w:id="57" w:author="包子姐" w:date="2026-06-27T20:57:23Z">
              <w:rPr>
                <w:rFonts w:hint="eastAsia" w:ascii="宋体" w:hAnsi="宋体" w:eastAsia="宋体"/>
                <w:lang w:val="en-US" w:eastAsia="zh-CN"/>
              </w:rPr>
            </w:rPrChange>
          </w:rPr>
          <w:t>PageRank</w:t>
        </w:r>
      </w:ins>
    </w:p>
    <w:p w14:paraId="3B668EA6">
      <w:pPr>
        <w:pStyle w:val="5"/>
        <w:ind w:left="420" w:firstLine="0" w:firstLineChars="0"/>
        <w:rPr>
          <w:rFonts w:hint="eastAsia" w:ascii="宋体" w:hAnsi="宋体" w:eastAsia="宋体"/>
        </w:rPr>
      </w:pPr>
      <w:r>
        <w:rPr>
          <w:rStyle w:val="23"/>
        </w:rPr>
        <w:t xml:space="preserve">5.1.1 </w:t>
      </w:r>
      <w:r>
        <w:rPr>
          <w:rFonts w:hint="eastAsia" w:ascii="宋体" w:hAnsi="宋体" w:eastAsia="宋体"/>
        </w:rPr>
        <w:t>假定不采用“抽税”法，计算图5</w:t>
      </w:r>
      <w:r>
        <w:rPr>
          <w:rFonts w:ascii="宋体" w:hAnsi="宋体" w:eastAsia="宋体"/>
        </w:rPr>
        <w:t>-7</w:t>
      </w:r>
      <w:r>
        <w:rPr>
          <w:rFonts w:hint="eastAsia" w:ascii="宋体" w:hAnsi="宋体" w:eastAsia="宋体"/>
        </w:rPr>
        <w:t>中每</w:t>
      </w:r>
      <w:bookmarkStart w:id="3" w:name="_GoBack"/>
      <w:bookmarkEnd w:id="3"/>
      <w:r>
        <w:rPr>
          <w:rFonts w:hint="eastAsia" w:ascii="宋体" w:hAnsi="宋体" w:eastAsia="宋体"/>
        </w:rPr>
        <w:t>个网页的Pagerank值。</w:t>
      </w:r>
    </w:p>
    <w:p w14:paraId="687B3B29">
      <w:pPr>
        <w:pStyle w:val="5"/>
        <w:ind w:left="420" w:firstLine="0" w:firstLineChars="0"/>
        <w:jc w:val="center"/>
        <w:rPr>
          <w:rFonts w:hint="eastAsia" w:ascii="宋体" w:hAnsi="宋体" w:eastAsia="宋体"/>
        </w:rPr>
      </w:pPr>
      <w:r>
        <w:rPr>
          <w:rFonts w:ascii="Times New Roman" w:hAnsi="Times New Roman" w:eastAsia="Times New Roman" w:cs="Times New Roman"/>
          <w:kern w:val="0"/>
          <w:sz w:val="24"/>
        </w:rPr>
        <w:drawing>
          <wp:inline distT="0" distB="0" distL="0" distR="0">
            <wp:extent cx="1031875" cy="975995"/>
            <wp:effectExtent l="0" t="0" r="0" b="0"/>
            <wp:docPr id="462801599"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01599" name="Picture 3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039981" cy="983807"/>
                    </a:xfrm>
                    <a:prstGeom prst="rect">
                      <a:avLst/>
                    </a:prstGeom>
                    <a:noFill/>
                    <a:ln>
                      <a:noFill/>
                    </a:ln>
                  </pic:spPr>
                </pic:pic>
              </a:graphicData>
            </a:graphic>
          </wp:inline>
        </w:drawing>
      </w:r>
    </w:p>
    <w:p w14:paraId="5A999153">
      <w:pPr>
        <w:pStyle w:val="5"/>
        <w:ind w:left="420" w:firstLine="0" w:firstLineChars="0"/>
        <w:jc w:val="center"/>
        <w:rPr>
          <w:rFonts w:hint="eastAsia" w:ascii="宋体" w:hAnsi="宋体" w:eastAsia="宋体"/>
        </w:rPr>
      </w:pPr>
      <w:r>
        <w:rPr>
          <w:rFonts w:hint="eastAsia" w:ascii="宋体" w:hAnsi="宋体" w:eastAsia="宋体"/>
        </w:rPr>
        <w:t xml:space="preserve">图 </w:t>
      </w:r>
      <w:r>
        <w:rPr>
          <w:rFonts w:ascii="宋体" w:hAnsi="宋体" w:eastAsia="宋体"/>
        </w:rPr>
        <w:t xml:space="preserve">5-7 </w:t>
      </w:r>
      <w:r>
        <w:rPr>
          <w:rFonts w:hint="eastAsia" w:ascii="宋体" w:hAnsi="宋体" w:eastAsia="宋体"/>
        </w:rPr>
        <w:t>习题示例图</w:t>
      </w:r>
    </w:p>
    <w:p w14:paraId="5068F98A">
      <w:pPr>
        <w:pStyle w:val="5"/>
        <w:ind w:left="420" w:firstLine="0" w:firstLineChars="0"/>
        <w:rPr>
          <w:rFonts w:hint="eastAsia" w:ascii="宋体" w:hAnsi="宋体" w:eastAsia="宋体"/>
        </w:rPr>
      </w:pPr>
      <w:r>
        <w:rPr>
          <w:rFonts w:hint="eastAsia" w:ascii="宋体" w:hAnsi="宋体" w:eastAsia="宋体"/>
          <w:b/>
          <w:bCs/>
        </w:rPr>
        <w:t>参考答案：</w:t>
      </w:r>
      <w:r>
        <w:rPr>
          <w:rFonts w:ascii="宋体" w:hAnsi="宋体" w:eastAsia="宋体"/>
        </w:rPr>
        <w:t>PageRank是一种为每个网页分配数值的方法</w:t>
      </w:r>
      <w:r>
        <w:rPr>
          <w:rFonts w:hint="eastAsia" w:ascii="宋体" w:hAnsi="宋体" w:eastAsia="宋体"/>
        </w:rPr>
        <w:t>，其用</w:t>
      </w:r>
      <w:r>
        <w:rPr>
          <w:rFonts w:ascii="宋体" w:hAnsi="宋体" w:eastAsia="宋体"/>
        </w:rPr>
        <w:t>于计算网站链接的数量和质量，以便大致了解其重要性</w:t>
      </w:r>
      <w:r>
        <w:rPr>
          <w:rFonts w:hint="eastAsia" w:ascii="宋体" w:hAnsi="宋体" w:eastAsia="宋体"/>
        </w:rPr>
        <w:t>，其假设的</w:t>
      </w:r>
      <w:r>
        <w:rPr>
          <w:rFonts w:ascii="宋体" w:hAnsi="宋体" w:eastAsia="宋体"/>
        </w:rPr>
        <w:t>潜在前提是，更受欢迎的网站似乎更适合从大量不同的领域获得连接。</w:t>
      </w:r>
    </w:p>
    <w:p w14:paraId="6639FB8C">
      <w:pPr>
        <w:pStyle w:val="5"/>
        <w:ind w:left="420" w:firstLineChars="0"/>
        <w:rPr>
          <w:rFonts w:hint="eastAsia" w:ascii="宋体" w:hAnsi="宋体" w:eastAsia="宋体"/>
        </w:rPr>
      </w:pPr>
      <w:r>
        <w:rPr>
          <w:rFonts w:hint="eastAsia" w:ascii="宋体" w:hAnsi="宋体" w:eastAsia="宋体"/>
        </w:rPr>
        <w:t>在给定的有向图中，节点表示为网站页面，每条弧线表示页面之间的一个链接。图5</w:t>
      </w:r>
      <w:r>
        <w:rPr>
          <w:rFonts w:ascii="宋体" w:hAnsi="宋体" w:eastAsia="宋体"/>
        </w:rPr>
        <w:t>-7</w:t>
      </w:r>
      <w:r>
        <w:rPr>
          <w:rFonts w:hint="eastAsia" w:ascii="宋体" w:hAnsi="宋体" w:eastAsia="宋体"/>
        </w:rPr>
        <w:t>表示三个网站页面和其之间的链接关系。页面</w:t>
      </w:r>
      <w:r>
        <w:rPr>
          <w:rFonts w:ascii="宋体" w:hAnsi="宋体" w:eastAsia="宋体"/>
        </w:rPr>
        <w:t>a链接到所有三个页面;页面b只链接到页面a和c;页</w:t>
      </w:r>
      <w:r>
        <w:rPr>
          <w:rFonts w:hint="eastAsia" w:ascii="宋体" w:hAnsi="宋体" w:eastAsia="宋体"/>
        </w:rPr>
        <w:t>面c只</w:t>
      </w:r>
      <w:r>
        <w:rPr>
          <w:rFonts w:ascii="宋体" w:hAnsi="宋体" w:eastAsia="宋体"/>
        </w:rPr>
        <w:t>链接到</w:t>
      </w:r>
      <w:r>
        <w:rPr>
          <w:rFonts w:hint="eastAsia" w:ascii="宋体" w:hAnsi="宋体" w:eastAsia="宋体"/>
        </w:rPr>
        <w:t>页面</w:t>
      </w:r>
      <w:r>
        <w:rPr>
          <w:rFonts w:ascii="宋体" w:hAnsi="宋体" w:eastAsia="宋体"/>
        </w:rPr>
        <w:t>b和c。</w:t>
      </w:r>
    </w:p>
    <w:p w14:paraId="59741096">
      <w:pPr>
        <w:pStyle w:val="5"/>
        <w:ind w:left="420" w:firstLineChars="0"/>
        <w:rPr>
          <w:rFonts w:hint="eastAsia" w:ascii="宋体" w:hAnsi="宋体" w:eastAsia="宋体"/>
        </w:rPr>
      </w:pPr>
      <w:r>
        <w:rPr>
          <w:rFonts w:hint="eastAsia" w:ascii="宋体" w:hAnsi="宋体" w:eastAsia="宋体"/>
        </w:rPr>
        <w:t>因此，页面</w:t>
      </w:r>
      <w:r>
        <w:rPr>
          <w:rFonts w:ascii="宋体" w:hAnsi="宋体" w:eastAsia="宋体"/>
        </w:rPr>
        <w:t>a链接到页面a、b和c，那么</w:t>
      </w:r>
      <w:r>
        <w:rPr>
          <w:rFonts w:hint="eastAsia" w:ascii="宋体" w:hAnsi="宋体" w:eastAsia="宋体"/>
        </w:rPr>
        <w:t>如果当前处于页面a，之后</w:t>
      </w:r>
      <w:r>
        <w:rPr>
          <w:rFonts w:ascii="宋体" w:hAnsi="宋体" w:eastAsia="宋体"/>
        </w:rPr>
        <w:t>登陆这些页面的</w:t>
      </w:r>
      <w:r>
        <w:rPr>
          <w:rFonts w:hint="eastAsia" w:ascii="宋体" w:hAnsi="宋体" w:eastAsia="宋体"/>
        </w:rPr>
        <w:t>概率</w:t>
      </w:r>
      <w:r>
        <w:rPr>
          <w:rFonts w:ascii="宋体" w:hAnsi="宋体" w:eastAsia="宋体"/>
        </w:rPr>
        <w:t>是1/3。页面b链接到页面a和页面c，那么</w:t>
      </w:r>
      <w:r>
        <w:rPr>
          <w:rFonts w:hint="eastAsia" w:ascii="宋体" w:hAnsi="宋体" w:eastAsia="宋体"/>
        </w:rPr>
        <w:t>之后</w:t>
      </w:r>
      <w:r>
        <w:rPr>
          <w:rFonts w:ascii="宋体" w:hAnsi="宋体" w:eastAsia="宋体"/>
        </w:rPr>
        <w:t>登陆到页面a和页面c的概率是1/2，而</w:t>
      </w:r>
      <w:r>
        <w:rPr>
          <w:rFonts w:hint="eastAsia" w:ascii="宋体" w:hAnsi="宋体" w:eastAsia="宋体"/>
        </w:rPr>
        <w:t>从页面b登陆</w:t>
      </w:r>
      <w:r>
        <w:rPr>
          <w:rFonts w:ascii="宋体" w:hAnsi="宋体" w:eastAsia="宋体"/>
        </w:rPr>
        <w:t>页面a的概率是0。页面c链接到页面b和页面c，那么访问页面b和页面c的概率分别是1/2，而访问页面a的概率是0。</w:t>
      </w:r>
    </w:p>
    <w:p w14:paraId="54AD2574">
      <w:pPr>
        <w:pStyle w:val="5"/>
        <w:ind w:left="420" w:firstLineChars="0"/>
        <w:rPr>
          <w:rFonts w:hint="eastAsia" w:ascii="宋体" w:hAnsi="宋体" w:eastAsia="宋体"/>
        </w:rPr>
      </w:pPr>
      <w:r>
        <w:rPr>
          <w:rFonts w:hint="eastAsia" w:ascii="宋体" w:hAnsi="宋体" w:eastAsia="宋体"/>
        </w:rPr>
        <w:t>因此，有向图的转移矩阵M为</w:t>
      </w:r>
      <w:r>
        <w:rPr>
          <w:rFonts w:ascii="宋体" w:hAnsi="宋体" w:eastAsia="宋体"/>
        </w:rPr>
        <w:t>:</w:t>
      </w:r>
    </w:p>
    <w:p w14:paraId="1182C09D">
      <w:pPr>
        <w:pStyle w:val="5"/>
        <w:ind w:left="420" w:firstLineChars="0"/>
        <w:jc w:val="center"/>
        <w:rPr>
          <w:rFonts w:hint="eastAsia" w:ascii="宋体" w:hAnsi="宋体" w:eastAsia="宋体"/>
        </w:rPr>
      </w:pPr>
      <w:r>
        <w:rPr>
          <w:rFonts w:ascii="Times New Roman" w:hAnsi="Times New Roman" w:eastAsia="Times New Roman" w:cs="Times New Roman"/>
          <w:kern w:val="0"/>
          <w:sz w:val="24"/>
        </w:rPr>
        <w:drawing>
          <wp:inline distT="0" distB="0" distL="0" distR="0">
            <wp:extent cx="958850" cy="1122045"/>
            <wp:effectExtent l="0" t="0" r="0" b="1905"/>
            <wp:docPr id="757799791"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99791" name="Picture 29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66855" cy="1131160"/>
                    </a:xfrm>
                    <a:prstGeom prst="rect">
                      <a:avLst/>
                    </a:prstGeom>
                    <a:noFill/>
                    <a:ln>
                      <a:noFill/>
                    </a:ln>
                  </pic:spPr>
                </pic:pic>
              </a:graphicData>
            </a:graphic>
          </wp:inline>
        </w:drawing>
      </w:r>
      <w:r>
        <w:rPr>
          <w:rFonts w:hint="eastAsia" w:ascii="宋体" w:hAnsi="宋体" w:eastAsia="宋体"/>
        </w:rPr>
        <w:t>，</w:t>
      </w:r>
      <w:r>
        <w:rPr>
          <w:rFonts w:ascii="Times New Roman" w:hAnsi="Times New Roman" w:eastAsia="Times New Roman" w:cs="Times New Roman"/>
          <w:kern w:val="0"/>
          <w:sz w:val="24"/>
        </w:rPr>
        <w:drawing>
          <wp:inline distT="0" distB="0" distL="0" distR="0">
            <wp:extent cx="1310640" cy="1129030"/>
            <wp:effectExtent l="0" t="0" r="3810" b="0"/>
            <wp:docPr id="2132795597"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95597" name="Picture 29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28757" cy="1144607"/>
                    </a:xfrm>
                    <a:prstGeom prst="rect">
                      <a:avLst/>
                    </a:prstGeom>
                    <a:noFill/>
                    <a:ln>
                      <a:noFill/>
                    </a:ln>
                  </pic:spPr>
                </pic:pic>
              </a:graphicData>
            </a:graphic>
          </wp:inline>
        </w:drawing>
      </w:r>
      <w:r>
        <w:rPr>
          <w:rFonts w:hint="eastAsia" w:ascii="宋体" w:hAnsi="宋体" w:eastAsia="宋体"/>
        </w:rPr>
        <w:t>，</w:t>
      </w:r>
      <w:r>
        <w:rPr>
          <w:rFonts w:ascii="Times New Roman" w:hAnsi="Times New Roman" w:eastAsia="Times New Roman" w:cs="Times New Roman"/>
          <w:kern w:val="0"/>
          <w:sz w:val="24"/>
        </w:rPr>
        <w:drawing>
          <wp:inline distT="0" distB="0" distL="0" distR="0">
            <wp:extent cx="671195" cy="1141095"/>
            <wp:effectExtent l="0" t="0" r="0" b="1905"/>
            <wp:docPr id="193087601"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7601" name="Picture 29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4044" cy="1162831"/>
                    </a:xfrm>
                    <a:prstGeom prst="rect">
                      <a:avLst/>
                    </a:prstGeom>
                    <a:noFill/>
                    <a:ln>
                      <a:noFill/>
                    </a:ln>
                  </pic:spPr>
                </pic:pic>
              </a:graphicData>
            </a:graphic>
          </wp:inline>
        </w:drawing>
      </w:r>
    </w:p>
    <w:p w14:paraId="602408F8">
      <w:pPr>
        <w:pStyle w:val="5"/>
        <w:ind w:left="420"/>
        <w:rPr>
          <w:rFonts w:hint="eastAsia" w:ascii="宋体" w:hAnsi="宋体" w:eastAsia="宋体"/>
        </w:rPr>
      </w:pPr>
      <w:r>
        <w:rPr>
          <w:rFonts w:hint="eastAsia" w:ascii="宋体" w:hAnsi="宋体" w:eastAsia="宋体"/>
        </w:rPr>
        <w:t>假设一个人初始</w:t>
      </w:r>
      <w:r>
        <w:rPr>
          <w:rFonts w:ascii="宋体" w:hAnsi="宋体" w:eastAsia="宋体"/>
        </w:rPr>
        <w:t>上相同的</w:t>
      </w:r>
      <w:r>
        <w:rPr>
          <w:rFonts w:hint="eastAsia" w:ascii="宋体" w:hAnsi="宋体" w:eastAsia="宋体"/>
        </w:rPr>
        <w:t>概率访问</w:t>
      </w:r>
      <w:r>
        <w:rPr>
          <w:rFonts w:ascii="宋体" w:hAnsi="宋体" w:eastAsia="宋体"/>
        </w:rPr>
        <w:t>n (n=3)个网站中的任意一个网站</w:t>
      </w:r>
      <w:r>
        <w:rPr>
          <w:rFonts w:hint="eastAsia" w:ascii="宋体" w:hAnsi="宋体" w:eastAsia="宋体"/>
        </w:rPr>
        <w:t>，</w:t>
      </w:r>
      <w:r>
        <w:rPr>
          <w:rFonts w:ascii="宋体" w:hAnsi="宋体" w:eastAsia="宋体"/>
        </w:rPr>
        <w:t>那么原始向量v</w:t>
      </w:r>
      <w:r>
        <w:rPr>
          <w:rFonts w:ascii="宋体" w:hAnsi="宋体" w:eastAsia="宋体"/>
          <w:vertAlign w:val="subscript"/>
        </w:rPr>
        <w:t>0</w:t>
      </w:r>
      <w:r>
        <w:rPr>
          <w:rFonts w:ascii="宋体" w:hAnsi="宋体" w:eastAsia="宋体"/>
        </w:rPr>
        <w:t>的每个元素的值都是1/n。如果M是网络的转移矩阵，那么</w:t>
      </w:r>
      <w:r>
        <w:rPr>
          <w:rFonts w:hint="eastAsia" w:ascii="宋体" w:hAnsi="宋体" w:eastAsia="宋体"/>
        </w:rPr>
        <w:t>其下一个访问的网站的概率</w:t>
      </w:r>
      <w:r>
        <w:rPr>
          <w:rFonts w:ascii="宋体" w:hAnsi="宋体" w:eastAsia="宋体"/>
        </w:rPr>
        <w:t>的分布将是的Mv</w:t>
      </w:r>
      <w:r>
        <w:rPr>
          <w:rFonts w:ascii="宋体" w:hAnsi="宋体" w:eastAsia="宋体"/>
          <w:vertAlign w:val="subscript"/>
        </w:rPr>
        <w:t>0</w:t>
      </w:r>
      <w:r>
        <w:rPr>
          <w:rFonts w:ascii="宋体" w:hAnsi="宋体" w:eastAsia="宋体"/>
        </w:rPr>
        <w:t>，两步后的M(Mv</w:t>
      </w:r>
      <w:r>
        <w:rPr>
          <w:rFonts w:ascii="宋体" w:hAnsi="宋体" w:eastAsia="宋体"/>
          <w:vertAlign w:val="subscript"/>
        </w:rPr>
        <w:t>0</w:t>
      </w:r>
      <w:r>
        <w:rPr>
          <w:rFonts w:ascii="宋体" w:hAnsi="宋体" w:eastAsia="宋体"/>
        </w:rPr>
        <w:t>) = M</w:t>
      </w:r>
      <w:r>
        <w:rPr>
          <w:rFonts w:ascii="宋体" w:hAnsi="宋体" w:eastAsia="宋体"/>
          <w:vertAlign w:val="superscript"/>
        </w:rPr>
        <w:t>2</w:t>
      </w:r>
      <w:r>
        <w:rPr>
          <w:rFonts w:ascii="宋体" w:hAnsi="宋体" w:eastAsia="宋体"/>
        </w:rPr>
        <w:t>v</w:t>
      </w:r>
      <w:r>
        <w:rPr>
          <w:rFonts w:ascii="宋体" w:hAnsi="宋体" w:eastAsia="宋体"/>
          <w:vertAlign w:val="subscript"/>
        </w:rPr>
        <w:t>0</w:t>
      </w:r>
      <w:r>
        <w:rPr>
          <w:rFonts w:ascii="宋体" w:hAnsi="宋体" w:eastAsia="宋体"/>
        </w:rPr>
        <w:t>，以此类推。</w:t>
      </w:r>
      <w:r>
        <w:rPr>
          <w:rFonts w:hint="eastAsia" w:ascii="宋体" w:hAnsi="宋体" w:eastAsia="宋体"/>
        </w:rPr>
        <w:t>例如，可以通过将其起始向量</w:t>
      </w:r>
      <w:r>
        <w:rPr>
          <w:rFonts w:ascii="宋体" w:hAnsi="宋体" w:eastAsia="宋体"/>
        </w:rPr>
        <w:t>v</w:t>
      </w:r>
      <w:r>
        <w:rPr>
          <w:rFonts w:ascii="宋体" w:hAnsi="宋体" w:eastAsia="宋体"/>
          <w:vertAlign w:val="subscript"/>
        </w:rPr>
        <w:t>0</w:t>
      </w:r>
      <w:r>
        <w:rPr>
          <w:rFonts w:ascii="宋体" w:hAnsi="宋体" w:eastAsia="宋体"/>
        </w:rPr>
        <w:t>乘以M总i次来得到</w:t>
      </w:r>
      <w:r>
        <w:rPr>
          <w:rFonts w:hint="eastAsia" w:ascii="宋体" w:hAnsi="宋体" w:eastAsia="宋体"/>
        </w:rPr>
        <w:t>其</w:t>
      </w:r>
      <w:r>
        <w:rPr>
          <w:rFonts w:ascii="宋体" w:hAnsi="宋体" w:eastAsia="宋体"/>
        </w:rPr>
        <w:t>在i</w:t>
      </w:r>
      <w:r>
        <w:rPr>
          <w:rFonts w:hint="eastAsia" w:ascii="宋体" w:hAnsi="宋体" w:eastAsia="宋体"/>
        </w:rPr>
        <w:t>次跳转</w:t>
      </w:r>
      <w:r>
        <w:rPr>
          <w:rFonts w:ascii="宋体" w:hAnsi="宋体" w:eastAsia="宋体"/>
        </w:rPr>
        <w:t>后的分布。</w:t>
      </w:r>
    </w:p>
    <w:p w14:paraId="61790C4D">
      <w:pPr>
        <w:pStyle w:val="5"/>
        <w:ind w:left="420"/>
        <w:rPr>
          <w:ins w:id="58" w:author="包子姐" w:date="2026-06-21T21:48:08Z"/>
          <w:rFonts w:hint="eastAsia" w:ascii="宋体" w:hAnsi="宋体" w:eastAsia="宋体"/>
        </w:rPr>
      </w:pPr>
      <w:r>
        <w:rPr>
          <w:rFonts w:hint="eastAsia" w:ascii="宋体" w:hAnsi="宋体" w:eastAsia="宋体"/>
        </w:rPr>
        <w:t>最终稳定后得到v</w:t>
      </w:r>
      <w:r>
        <w:rPr>
          <w:rFonts w:hint="eastAsia" w:ascii="宋体" w:hAnsi="宋体" w:eastAsia="宋体"/>
          <w:vertAlign w:val="subscript"/>
        </w:rPr>
        <w:t>i</w:t>
      </w:r>
      <w:r>
        <w:rPr>
          <w:rFonts w:ascii="宋体" w:hAnsi="宋体" w:eastAsia="宋体"/>
        </w:rPr>
        <w:t>=</w:t>
      </w:r>
      <w:r>
        <w:rPr>
          <w:rFonts w:hint="eastAsia" w:ascii="宋体" w:hAnsi="宋体" w:eastAsia="宋体"/>
        </w:rPr>
        <w:t>[</w:t>
      </w:r>
      <w:r>
        <w:rPr>
          <w:rFonts w:ascii="宋体" w:hAnsi="宋体" w:eastAsia="宋体"/>
        </w:rPr>
        <w:t>3/13,4/13,6/13]</w:t>
      </w:r>
      <w:r>
        <w:rPr>
          <w:rFonts w:ascii="宋体" w:hAnsi="宋体" w:eastAsia="宋体"/>
          <w:vertAlign w:val="superscript"/>
        </w:rPr>
        <w:t>T</w:t>
      </w:r>
      <w:r>
        <w:rPr>
          <w:rFonts w:hint="eastAsia" w:ascii="宋体" w:hAnsi="宋体" w:eastAsia="宋体"/>
        </w:rPr>
        <w:t>。即a的Pagerank值为3/</w:t>
      </w:r>
      <w:r>
        <w:rPr>
          <w:rFonts w:ascii="宋体" w:hAnsi="宋体" w:eastAsia="宋体"/>
        </w:rPr>
        <w:t>13</w:t>
      </w:r>
      <w:r>
        <w:rPr>
          <w:rFonts w:hint="eastAsia" w:ascii="宋体" w:hAnsi="宋体" w:eastAsia="宋体"/>
        </w:rPr>
        <w:t>，</w:t>
      </w:r>
      <w:r>
        <w:rPr>
          <w:rFonts w:ascii="宋体" w:hAnsi="宋体" w:eastAsia="宋体"/>
        </w:rPr>
        <w:t>b</w:t>
      </w:r>
      <w:r>
        <w:rPr>
          <w:rFonts w:hint="eastAsia" w:ascii="宋体" w:hAnsi="宋体" w:eastAsia="宋体"/>
        </w:rPr>
        <w:t>的Pagerank值为</w:t>
      </w:r>
      <w:r>
        <w:rPr>
          <w:rFonts w:hint="eastAsia" w:ascii="宋体" w:hAnsi="宋体" w:eastAsia="宋体"/>
          <w:color w:val="FF0000"/>
        </w:rPr>
        <w:t>4/</w:t>
      </w:r>
      <w:r>
        <w:rPr>
          <w:rFonts w:ascii="宋体" w:hAnsi="宋体" w:eastAsia="宋体"/>
          <w:color w:val="FF0000"/>
        </w:rPr>
        <w:t>13</w:t>
      </w:r>
      <w:r>
        <w:rPr>
          <w:rFonts w:hint="eastAsia" w:ascii="宋体" w:hAnsi="宋体" w:eastAsia="宋体"/>
        </w:rPr>
        <w:t>（c的Pagerank值为</w:t>
      </w:r>
      <w:r>
        <w:rPr>
          <w:rFonts w:ascii="宋体" w:hAnsi="宋体" w:eastAsia="宋体"/>
        </w:rPr>
        <w:t>6</w:t>
      </w:r>
      <w:r>
        <w:rPr>
          <w:rFonts w:hint="eastAsia" w:ascii="宋体" w:hAnsi="宋体" w:eastAsia="宋体"/>
        </w:rPr>
        <w:t>/</w:t>
      </w:r>
      <w:r>
        <w:rPr>
          <w:rFonts w:ascii="宋体" w:hAnsi="宋体" w:eastAsia="宋体"/>
        </w:rPr>
        <w:t>13</w:t>
      </w:r>
      <w:r>
        <w:rPr>
          <w:rFonts w:hint="eastAsia" w:ascii="宋体" w:hAnsi="宋体" w:eastAsia="宋体"/>
        </w:rPr>
        <w:t>。</w:t>
      </w:r>
    </w:p>
    <w:p w14:paraId="7D82EEC0">
      <w:pPr>
        <w:pStyle w:val="5"/>
        <w:pBdr>
          <w:bottom w:val="single" w:color="auto" w:sz="4" w:space="0"/>
        </w:pBdr>
        <w:ind w:left="420"/>
        <w:rPr>
          <w:ins w:id="60" w:author="包子姐" w:date="2026-06-21T21:48:08Z"/>
          <w:rFonts w:hint="eastAsia" w:ascii="宋体" w:hAnsi="宋体" w:eastAsia="宋体"/>
        </w:rPr>
        <w:pPrChange w:id="59" w:author="包子姐" w:date="2026-06-21T21:48:09Z">
          <w:pPr>
            <w:pStyle w:val="5"/>
            <w:ind w:left="420"/>
          </w:pPr>
        </w:pPrChange>
      </w:pPr>
    </w:p>
    <w:p w14:paraId="4DA67E5D">
      <w:pPr>
        <w:pStyle w:val="5"/>
        <w:ind w:left="420"/>
        <w:rPr>
          <w:rFonts w:hint="default" w:ascii="宋体" w:hAnsi="宋体" w:eastAsia="宋体"/>
          <w:lang w:val="en-US" w:eastAsia="zh-CN"/>
        </w:rPr>
      </w:pPr>
    </w:p>
    <w:p w14:paraId="7BD9C9A0">
      <w:pPr>
        <w:pStyle w:val="5"/>
        <w:ind w:left="420" w:firstLine="0" w:firstLineChars="0"/>
        <w:rPr>
          <w:rFonts w:hint="eastAsia" w:ascii="宋体" w:hAnsi="宋体" w:eastAsia="宋体"/>
          <w:b/>
          <w:bCs/>
        </w:rPr>
      </w:pPr>
    </w:p>
    <w:p w14:paraId="6D18EF4A">
      <w:pPr>
        <w:pStyle w:val="5"/>
        <w:ind w:left="420" w:firstLine="0" w:firstLineChars="0"/>
        <w:rPr>
          <w:rFonts w:hint="eastAsia" w:ascii="宋体" w:hAnsi="宋体" w:eastAsia="宋体"/>
        </w:rPr>
      </w:pPr>
      <w:r>
        <w:rPr>
          <w:rStyle w:val="23"/>
          <w:rFonts w:hint="eastAsia"/>
        </w:rPr>
        <w:t>5</w:t>
      </w:r>
      <w:r>
        <w:rPr>
          <w:rStyle w:val="23"/>
        </w:rPr>
        <w:t xml:space="preserve">.1.2 </w:t>
      </w:r>
      <w:r>
        <w:rPr>
          <w:rFonts w:hint="eastAsia" w:ascii="宋体" w:hAnsi="宋体" w:eastAsia="宋体"/>
        </w:rPr>
        <w:t xml:space="preserve">假定 </w:t>
      </w:r>
      <m:oMath>
        <m:r>
          <m:rPr/>
          <w:rPr>
            <w:rFonts w:ascii="Cambria Math" w:hAnsi="Cambria Math" w:eastAsia="宋体"/>
          </w:rPr>
          <m:t>β=0.8</m:t>
        </m:r>
      </m:oMath>
      <w:r>
        <w:rPr>
          <w:rFonts w:hint="eastAsia" w:ascii="宋体" w:hAnsi="宋体" w:eastAsia="宋体"/>
        </w:rPr>
        <w:t xml:space="preserve"> ，计算图5</w:t>
      </w:r>
      <w:r>
        <w:rPr>
          <w:rFonts w:ascii="宋体" w:hAnsi="宋体" w:eastAsia="宋体"/>
        </w:rPr>
        <w:t>-7</w:t>
      </w:r>
      <w:r>
        <w:rPr>
          <w:rFonts w:hint="eastAsia" w:ascii="宋体" w:hAnsi="宋体" w:eastAsia="宋体"/>
        </w:rPr>
        <w:t>中每个网页的Pagerank值。</w:t>
      </w:r>
    </w:p>
    <w:p w14:paraId="70A0E6EF">
      <w:pPr>
        <w:pStyle w:val="5"/>
        <w:ind w:left="420" w:firstLine="0" w:firstLineChars="0"/>
        <w:rPr>
          <w:rFonts w:hint="eastAsia" w:ascii="宋体" w:hAnsi="宋体" w:eastAsia="宋体"/>
        </w:rPr>
      </w:pPr>
      <w:r>
        <w:rPr>
          <w:rFonts w:hint="eastAsia" w:ascii="宋体" w:hAnsi="宋体" w:eastAsia="宋体"/>
          <w:b/>
          <w:bCs/>
        </w:rPr>
        <w:t>参考答案：</w:t>
      </w:r>
      <w:r>
        <w:rPr>
          <w:rFonts w:hint="eastAsia" w:ascii="宋体" w:hAnsi="宋体" w:eastAsia="宋体"/>
        </w:rPr>
        <w:t>在5</w:t>
      </w:r>
      <w:r>
        <w:rPr>
          <w:rFonts w:ascii="宋体" w:hAnsi="宋体" w:eastAsia="宋体"/>
        </w:rPr>
        <w:t>.1.1</w:t>
      </w:r>
      <w:r>
        <w:rPr>
          <w:rFonts w:hint="eastAsia" w:ascii="宋体" w:hAnsi="宋体" w:eastAsia="宋体"/>
        </w:rPr>
        <w:t>的基础上，使用v</w:t>
      </w:r>
      <w:r>
        <w:rPr>
          <w:rFonts w:hint="eastAsia" w:ascii="宋体" w:hAnsi="宋体" w:eastAsia="宋体"/>
          <w:vertAlign w:val="subscript"/>
        </w:rPr>
        <w:t>i+</w:t>
      </w:r>
      <w:r>
        <w:rPr>
          <w:rFonts w:ascii="宋体" w:hAnsi="宋体" w:eastAsia="宋体"/>
          <w:vertAlign w:val="subscript"/>
        </w:rPr>
        <w:t>1</w:t>
      </w:r>
      <w:r>
        <w:rPr>
          <w:rFonts w:ascii="宋体" w:hAnsi="宋体" w:eastAsia="宋体"/>
        </w:rPr>
        <w:t>=</w:t>
      </w:r>
      <w:r>
        <w:rPr>
          <w:rFonts w:hint="eastAsia" w:ascii="宋体" w:hAnsi="宋体" w:eastAsia="宋体"/>
        </w:rPr>
        <w:t>βMv</w:t>
      </w:r>
      <w:r>
        <w:rPr>
          <w:rFonts w:hint="eastAsia" w:ascii="宋体" w:hAnsi="宋体" w:eastAsia="宋体"/>
          <w:vertAlign w:val="subscript"/>
        </w:rPr>
        <w:t>i</w:t>
      </w:r>
      <w:r>
        <w:rPr>
          <w:rFonts w:ascii="宋体" w:hAnsi="宋体" w:eastAsia="宋体"/>
        </w:rPr>
        <w:t>+</w:t>
      </w:r>
      <w:r>
        <w:rPr>
          <w:rFonts w:hint="eastAsia" w:ascii="宋体" w:hAnsi="宋体" w:eastAsia="宋体"/>
        </w:rPr>
        <w:t>(</w:t>
      </w:r>
      <w:r>
        <w:rPr>
          <w:rFonts w:ascii="宋体" w:hAnsi="宋体" w:eastAsia="宋体"/>
        </w:rPr>
        <w:t>1-</w:t>
      </w:r>
      <w:r>
        <w:rPr>
          <w:rFonts w:hint="eastAsia" w:ascii="宋体" w:hAnsi="宋体" w:eastAsia="宋体"/>
        </w:rPr>
        <w:t>β</w:t>
      </w:r>
      <w:r>
        <w:rPr>
          <w:rFonts w:ascii="宋体" w:hAnsi="宋体" w:eastAsia="宋体"/>
        </w:rPr>
        <w:t>)e/n</w:t>
      </w:r>
      <w:r>
        <w:rPr>
          <w:rFonts w:hint="eastAsia" w:ascii="宋体" w:hAnsi="宋体" w:eastAsia="宋体"/>
        </w:rPr>
        <w:t>进行迭代计算，其中e</w:t>
      </w:r>
      <w:r>
        <w:rPr>
          <w:rFonts w:ascii="宋体" w:hAnsi="宋体" w:eastAsia="宋体"/>
        </w:rPr>
        <w:t>=</w:t>
      </w:r>
      <w:r>
        <w:rPr>
          <w:rFonts w:hint="eastAsia" w:ascii="宋体" w:hAnsi="宋体" w:eastAsia="宋体"/>
        </w:rPr>
        <w:t>[</w:t>
      </w:r>
      <w:r>
        <w:rPr>
          <w:rFonts w:ascii="宋体" w:hAnsi="宋体" w:eastAsia="宋体"/>
        </w:rPr>
        <w:t>1,1,1]</w:t>
      </w:r>
      <w:r>
        <w:rPr>
          <w:rFonts w:hint="eastAsia" w:ascii="宋体" w:hAnsi="宋体" w:eastAsia="宋体"/>
        </w:rPr>
        <w:t>。稳定后的v</w:t>
      </w:r>
      <w:r>
        <w:rPr>
          <w:rFonts w:hint="eastAsia" w:ascii="宋体" w:hAnsi="宋体" w:eastAsia="宋体"/>
          <w:vertAlign w:val="subscript"/>
        </w:rPr>
        <w:t>i</w:t>
      </w:r>
      <w:r>
        <w:rPr>
          <w:rFonts w:hint="eastAsia" w:ascii="宋体" w:hAnsi="宋体" w:eastAsia="宋体"/>
        </w:rPr>
        <w:t>约为[</w:t>
      </w:r>
      <w:r>
        <w:rPr>
          <w:rFonts w:ascii="宋体" w:hAnsi="宋体" w:eastAsia="宋体"/>
        </w:rPr>
        <w:t>0.26</w:t>
      </w:r>
      <w:r>
        <w:rPr>
          <w:rFonts w:hint="eastAsia" w:ascii="宋体" w:hAnsi="宋体" w:eastAsia="宋体"/>
        </w:rPr>
        <w:t>,</w:t>
      </w:r>
      <w:r>
        <w:rPr>
          <w:rFonts w:ascii="宋体" w:hAnsi="宋体" w:eastAsia="宋体"/>
        </w:rPr>
        <w:t>0.31,0.43]</w:t>
      </w:r>
      <w:r>
        <w:rPr>
          <w:rFonts w:ascii="宋体" w:hAnsi="宋体" w:eastAsia="宋体"/>
          <w:vertAlign w:val="superscript"/>
        </w:rPr>
        <w:t>T</w:t>
      </w:r>
      <w:r>
        <w:rPr>
          <w:rFonts w:hint="eastAsia" w:ascii="宋体" w:hAnsi="宋体" w:eastAsia="宋体"/>
        </w:rPr>
        <w:t>。</w:t>
      </w:r>
    </w:p>
    <w:p w14:paraId="67C8652B">
      <w:pPr>
        <w:pStyle w:val="5"/>
        <w:pBdr>
          <w:bottom w:val="single" w:color="auto" w:sz="4" w:space="0"/>
        </w:pBdr>
        <w:ind w:left="420" w:firstLine="0" w:firstLineChars="0"/>
        <w:rPr>
          <w:ins w:id="62" w:author="包子姐" w:date="2026-06-21T21:48:15Z"/>
          <w:rFonts w:hint="eastAsia" w:ascii="宋体" w:hAnsi="宋体" w:eastAsia="宋体"/>
        </w:rPr>
        <w:pPrChange w:id="61" w:author="包子姐" w:date="2026-06-21T21:48:16Z">
          <w:pPr>
            <w:pStyle w:val="5"/>
            <w:ind w:left="420" w:firstLine="0" w:firstLineChars="0"/>
          </w:pPr>
        </w:pPrChange>
      </w:pPr>
    </w:p>
    <w:p w14:paraId="0F485B83">
      <w:pPr>
        <w:pStyle w:val="5"/>
        <w:ind w:left="420" w:firstLine="0" w:firstLineChars="0"/>
        <w:rPr>
          <w:rFonts w:hint="default" w:ascii="宋体" w:hAnsi="宋体" w:eastAsia="宋体"/>
          <w:lang w:val="en-US" w:eastAsia="zh-CN"/>
        </w:rPr>
      </w:pPr>
    </w:p>
    <w:p w14:paraId="1C191F47">
      <w:pPr>
        <w:pStyle w:val="5"/>
        <w:ind w:left="420" w:firstLine="0" w:firstLineChars="0"/>
        <w:rPr>
          <w:rFonts w:hint="eastAsia" w:ascii="宋体" w:hAnsi="宋体" w:eastAsia="宋体"/>
        </w:rPr>
      </w:pPr>
      <w:r>
        <w:rPr>
          <w:rStyle w:val="23"/>
          <w:rFonts w:hint="eastAsia"/>
        </w:rPr>
        <w:t>5</w:t>
      </w:r>
      <w:r>
        <w:rPr>
          <w:rStyle w:val="23"/>
        </w:rPr>
        <w:t>.3.1</w:t>
      </w:r>
      <w:r>
        <w:rPr>
          <w:rFonts w:ascii="宋体" w:hAnsi="宋体" w:eastAsia="宋体"/>
        </w:rPr>
        <w:t xml:space="preserve"> </w:t>
      </w:r>
      <w:r>
        <w:rPr>
          <w:rFonts w:hint="eastAsia" w:ascii="宋体" w:hAnsi="宋体" w:eastAsia="宋体"/>
        </w:rPr>
        <w:t>在假设随机跳转集合分别为如下集合的情况下，计算图5</w:t>
      </w:r>
      <w:r>
        <w:rPr>
          <w:rFonts w:ascii="宋体" w:hAnsi="宋体" w:eastAsia="宋体"/>
        </w:rPr>
        <w:t>-15</w:t>
      </w:r>
      <w:r>
        <w:rPr>
          <w:rFonts w:hint="eastAsia" w:ascii="宋体" w:hAnsi="宋体" w:eastAsia="宋体"/>
        </w:rPr>
        <w:t>所对应的面向主题的PageRank值：</w:t>
      </w:r>
    </w:p>
    <w:p w14:paraId="0AD1A942">
      <w:pPr>
        <w:pStyle w:val="5"/>
        <w:numPr>
          <w:ilvl w:val="1"/>
          <w:numId w:val="1"/>
        </w:numPr>
        <w:ind w:firstLineChars="0"/>
        <w:rPr>
          <w:rFonts w:hint="eastAsia" w:ascii="宋体" w:hAnsi="宋体" w:eastAsia="宋体"/>
        </w:rPr>
      </w:pPr>
      <w:r>
        <w:rPr>
          <w:rFonts w:hint="eastAsia" w:ascii="宋体" w:hAnsi="宋体" w:eastAsia="宋体"/>
        </w:rPr>
        <w:t>仅包含A；</w:t>
      </w:r>
    </w:p>
    <w:p w14:paraId="285700E0">
      <w:pPr>
        <w:pStyle w:val="5"/>
        <w:numPr>
          <w:ilvl w:val="1"/>
          <w:numId w:val="1"/>
        </w:numPr>
        <w:ind w:firstLineChars="0"/>
        <w:rPr>
          <w:rFonts w:hint="eastAsia" w:ascii="宋体" w:hAnsi="宋体" w:eastAsia="宋体"/>
        </w:rPr>
      </w:pPr>
      <w:r>
        <w:rPr>
          <w:rFonts w:hint="eastAsia" w:ascii="宋体" w:hAnsi="宋体" w:eastAsia="宋体"/>
        </w:rPr>
        <w:t>包含A和C。</w:t>
      </w:r>
    </w:p>
    <w:p w14:paraId="2CC9582F">
      <w:pPr>
        <w:pStyle w:val="5"/>
        <w:ind w:left="420" w:firstLine="0" w:firstLineChars="0"/>
        <w:jc w:val="center"/>
        <w:rPr>
          <w:rFonts w:hint="eastAsia" w:ascii="宋体" w:hAnsi="宋体" w:eastAsia="宋体"/>
        </w:rPr>
      </w:pPr>
      <w:r>
        <w:drawing>
          <wp:inline distT="0" distB="0" distL="114300" distR="114300">
            <wp:extent cx="1099185" cy="998220"/>
            <wp:effectExtent l="0" t="0" r="5715" b="0"/>
            <wp:docPr id="481038344" name="Picture 432" descr="Picture 1"/>
            <wp:cNvGraphicFramePr/>
            <a:graphic xmlns:a="http://schemas.openxmlformats.org/drawingml/2006/main">
              <a:graphicData uri="http://schemas.openxmlformats.org/drawingml/2006/picture">
                <pic:pic xmlns:pic="http://schemas.openxmlformats.org/drawingml/2006/picture">
                  <pic:nvPicPr>
                    <pic:cNvPr id="481038344" name="Picture 432" descr="Picture 1"/>
                    <pic:cNvPicPr/>
                  </pic:nvPicPr>
                  <pic:blipFill>
                    <a:blip r:embed="rId10">
                      <a:extLst>
                        <a:ext uri="{28A0092B-C50C-407E-A947-70E740481C1C}">
                          <a14:useLocalDpi xmlns:a14="http://schemas.microsoft.com/office/drawing/2010/main" val="0"/>
                        </a:ext>
                      </a:extLst>
                    </a:blip>
                    <a:srcRect/>
                    <a:stretch>
                      <a:fillRect/>
                    </a:stretch>
                  </pic:blipFill>
                  <pic:spPr>
                    <a:xfrm>
                      <a:off x="0" y="0"/>
                      <a:ext cx="1131713" cy="1027780"/>
                    </a:xfrm>
                    <a:prstGeom prst="rect">
                      <a:avLst/>
                    </a:prstGeom>
                    <a:noFill/>
                    <a:ln>
                      <a:noFill/>
                    </a:ln>
                  </pic:spPr>
                </pic:pic>
              </a:graphicData>
            </a:graphic>
          </wp:inline>
        </w:drawing>
      </w:r>
    </w:p>
    <w:p w14:paraId="4348CF80">
      <w:pPr>
        <w:pStyle w:val="5"/>
        <w:ind w:left="420" w:firstLine="0" w:firstLineChars="0"/>
        <w:jc w:val="center"/>
        <w:rPr>
          <w:rFonts w:hint="eastAsia" w:ascii="宋体" w:hAnsi="宋体" w:eastAsia="宋体"/>
        </w:rPr>
      </w:pPr>
      <w:r>
        <w:rPr>
          <w:rFonts w:hint="eastAsia" w:ascii="宋体" w:hAnsi="宋体" w:eastAsia="宋体"/>
        </w:rPr>
        <w:t>图5</w:t>
      </w:r>
      <w:r>
        <w:rPr>
          <w:rFonts w:ascii="宋体" w:hAnsi="宋体" w:eastAsia="宋体"/>
        </w:rPr>
        <w:t>-15</w:t>
      </w:r>
      <w:r>
        <w:rPr>
          <w:rFonts w:hint="eastAsia" w:ascii="宋体" w:hAnsi="宋体" w:eastAsia="宋体"/>
        </w:rPr>
        <w:t>习题示例图</w:t>
      </w:r>
    </w:p>
    <w:p w14:paraId="5B4D45D4">
      <w:pPr>
        <w:pStyle w:val="5"/>
        <w:ind w:left="420" w:firstLine="0" w:firstLineChars="0"/>
        <w:rPr>
          <w:rFonts w:hint="eastAsia" w:ascii="宋体" w:hAnsi="宋体" w:eastAsia="宋体"/>
        </w:rPr>
      </w:pPr>
      <w:r>
        <w:rPr>
          <w:rFonts w:hint="eastAsia" w:ascii="宋体" w:hAnsi="宋体" w:eastAsia="宋体"/>
          <w:b/>
          <w:bCs/>
        </w:rPr>
        <w:t>参考答案：</w:t>
      </w:r>
      <w:r>
        <w:rPr>
          <w:rFonts w:hint="eastAsia" w:ascii="宋体" w:hAnsi="宋体" w:eastAsia="宋体"/>
        </w:rPr>
        <w:t>a</w:t>
      </w:r>
      <w:r>
        <w:rPr>
          <w:rFonts w:ascii="宋体" w:hAnsi="宋体" w:eastAsia="宋体"/>
        </w:rPr>
        <w:t>)</w:t>
      </w:r>
      <w:r>
        <w:rPr>
          <w:rFonts w:hint="eastAsia"/>
        </w:rPr>
        <w:t xml:space="preserve"> </w:t>
      </w:r>
      <w:r>
        <w:rPr>
          <w:rFonts w:hint="eastAsia" w:ascii="宋体" w:hAnsi="宋体" w:eastAsia="宋体"/>
        </w:rPr>
        <w:t>要确定面向主题的PageRank值</w:t>
      </w:r>
      <w:r>
        <w:rPr>
          <w:rFonts w:ascii="宋体" w:hAnsi="宋体" w:eastAsia="宋体"/>
        </w:rPr>
        <w:t>，首先考虑图5.15，</w:t>
      </w:r>
      <w:r>
        <w:rPr>
          <w:rFonts w:hint="eastAsia" w:ascii="宋体" w:hAnsi="宋体" w:eastAsia="宋体"/>
        </w:rPr>
        <w:t>得到</w:t>
      </w:r>
      <w:r>
        <w:rPr>
          <w:rFonts w:ascii="宋体" w:hAnsi="宋体" w:eastAsia="宋体"/>
        </w:rPr>
        <w:t>转移矩阵</w:t>
      </w:r>
      <w:r>
        <w:rPr>
          <w:rFonts w:hint="eastAsia" w:ascii="宋体" w:hAnsi="宋体" w:eastAsia="宋体"/>
        </w:rPr>
        <w:t>M，并解方程（β=</w:t>
      </w:r>
      <w:r>
        <w:rPr>
          <w:rFonts w:ascii="宋体" w:hAnsi="宋体" w:eastAsia="宋体"/>
        </w:rPr>
        <w:t>0.8</w:t>
      </w:r>
      <w:r>
        <w:rPr>
          <w:rFonts w:hint="eastAsia" w:ascii="宋体" w:hAnsi="宋体" w:eastAsia="宋体"/>
        </w:rPr>
        <w:t>）：</w:t>
      </w:r>
    </w:p>
    <w:p w14:paraId="3E7CB82C">
      <w:pPr>
        <w:pStyle w:val="5"/>
        <w:ind w:left="420" w:firstLine="0" w:firstLineChars="0"/>
        <w:jc w:val="center"/>
        <w:rPr>
          <w:rFonts w:hint="eastAsia" w:ascii="宋体" w:hAnsi="宋体" w:eastAsia="宋体"/>
          <w:b/>
          <w:bCs/>
        </w:rPr>
      </w:pPr>
      <w:r>
        <w:drawing>
          <wp:inline distT="0" distB="0" distL="114300" distR="114300">
            <wp:extent cx="1132840" cy="1289685"/>
            <wp:effectExtent l="0" t="0" r="0" b="5715"/>
            <wp:docPr id="21" name="Picture 429"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1" name="Picture 429" descr="A black background with a black square&#10;&#10;Description automatically generated with medium confidence"/>
                    <pic:cNvPicPr/>
                  </pic:nvPicPr>
                  <pic:blipFill>
                    <a:blip r:embed="rId11">
                      <a:extLst>
                        <a:ext uri="{28A0092B-C50C-407E-A947-70E740481C1C}">
                          <a14:useLocalDpi xmlns:a14="http://schemas.microsoft.com/office/drawing/2010/main" val="0"/>
                        </a:ext>
                      </a:extLst>
                    </a:blip>
                    <a:srcRect/>
                    <a:stretch>
                      <a:fillRect/>
                    </a:stretch>
                  </pic:blipFill>
                  <pic:spPr>
                    <a:xfrm>
                      <a:off x="0" y="0"/>
                      <a:ext cx="1136372" cy="1293889"/>
                    </a:xfrm>
                    <a:prstGeom prst="rect">
                      <a:avLst/>
                    </a:prstGeom>
                    <a:noFill/>
                    <a:ln>
                      <a:noFill/>
                    </a:ln>
                  </pic:spPr>
                </pic:pic>
              </a:graphicData>
            </a:graphic>
          </wp:inline>
        </w:drawing>
      </w:r>
      <w:r>
        <w:rPr>
          <w:rFonts w:hint="eastAsia" w:ascii="宋体" w:hAnsi="宋体" w:eastAsia="宋体"/>
          <w:b/>
          <w:bCs/>
        </w:rPr>
        <w:t>,</w:t>
      </w:r>
      <w:r>
        <w:drawing>
          <wp:inline distT="0" distB="0" distL="114300" distR="114300">
            <wp:extent cx="1430020" cy="1480820"/>
            <wp:effectExtent l="0" t="0" r="0" b="5080"/>
            <wp:docPr id="22" name="Picture 421"/>
            <wp:cNvGraphicFramePr/>
            <a:graphic xmlns:a="http://schemas.openxmlformats.org/drawingml/2006/main">
              <a:graphicData uri="http://schemas.openxmlformats.org/drawingml/2006/picture">
                <pic:pic xmlns:pic="http://schemas.openxmlformats.org/drawingml/2006/picture">
                  <pic:nvPicPr>
                    <pic:cNvPr id="22" name="Picture 421"/>
                    <pic:cNvPicPr/>
                  </pic:nvPicPr>
                  <pic:blipFill>
                    <a:blip r:embed="rId12">
                      <a:extLst>
                        <a:ext uri="{28A0092B-C50C-407E-A947-70E740481C1C}">
                          <a14:useLocalDpi xmlns:a14="http://schemas.microsoft.com/office/drawing/2010/main" val="0"/>
                        </a:ext>
                      </a:extLst>
                    </a:blip>
                    <a:srcRect/>
                    <a:stretch>
                      <a:fillRect/>
                    </a:stretch>
                  </pic:blipFill>
                  <pic:spPr>
                    <a:xfrm>
                      <a:off x="0" y="0"/>
                      <a:ext cx="1435384" cy="1486044"/>
                    </a:xfrm>
                    <a:prstGeom prst="rect">
                      <a:avLst/>
                    </a:prstGeom>
                    <a:noFill/>
                    <a:ln>
                      <a:noFill/>
                    </a:ln>
                  </pic:spPr>
                </pic:pic>
              </a:graphicData>
            </a:graphic>
          </wp:inline>
        </w:drawing>
      </w:r>
    </w:p>
    <w:p w14:paraId="51B247E0">
      <w:pPr>
        <w:pStyle w:val="5"/>
        <w:ind w:left="420" w:firstLineChars="0"/>
        <w:rPr>
          <w:rFonts w:hint="eastAsia" w:ascii="宋体" w:hAnsi="宋体" w:eastAsia="宋体"/>
        </w:rPr>
      </w:pPr>
      <w:r>
        <w:rPr>
          <w:rFonts w:hint="eastAsia" w:ascii="宋体" w:hAnsi="宋体" w:eastAsia="宋体"/>
        </w:rPr>
        <w:t>得到：</w:t>
      </w:r>
    </w:p>
    <w:p w14:paraId="3F7C38B0">
      <w:pPr>
        <w:pStyle w:val="5"/>
        <w:ind w:left="420" w:firstLineChars="0"/>
        <w:jc w:val="center"/>
        <w:rPr>
          <w:rFonts w:hint="eastAsia" w:ascii="宋体" w:hAnsi="宋体" w:eastAsia="宋体"/>
        </w:rPr>
      </w:pPr>
      <w:r>
        <w:drawing>
          <wp:inline distT="0" distB="0" distL="114300" distR="114300">
            <wp:extent cx="1193165" cy="426085"/>
            <wp:effectExtent l="0" t="0" r="6985" b="2540"/>
            <wp:docPr id="25" name="Picture 420"/>
            <wp:cNvGraphicFramePr/>
            <a:graphic xmlns:a="http://schemas.openxmlformats.org/drawingml/2006/main">
              <a:graphicData uri="http://schemas.openxmlformats.org/drawingml/2006/picture">
                <pic:pic xmlns:pic="http://schemas.openxmlformats.org/drawingml/2006/picture">
                  <pic:nvPicPr>
                    <pic:cNvPr id="25" name="Picture 420"/>
                    <pic:cNvPicPr/>
                  </pic:nvPicPr>
                  <pic:blipFill>
                    <a:blip r:embed="rId13">
                      <a:extLst>
                        <a:ext uri="{28A0092B-C50C-407E-A947-70E740481C1C}">
                          <a14:useLocalDpi xmlns:a14="http://schemas.microsoft.com/office/drawing/2010/main" val="0"/>
                        </a:ext>
                      </a:extLst>
                    </a:blip>
                    <a:srcRect/>
                    <a:stretch>
                      <a:fillRect/>
                    </a:stretch>
                  </pic:blipFill>
                  <pic:spPr>
                    <a:xfrm>
                      <a:off x="0" y="0"/>
                      <a:ext cx="1193165" cy="426085"/>
                    </a:xfrm>
                    <a:prstGeom prst="rect">
                      <a:avLst/>
                    </a:prstGeom>
                    <a:noFill/>
                    <a:ln>
                      <a:noFill/>
                    </a:ln>
                  </pic:spPr>
                </pic:pic>
              </a:graphicData>
            </a:graphic>
          </wp:inline>
        </w:drawing>
      </w:r>
    </w:p>
    <w:p w14:paraId="1B978963">
      <w:pPr>
        <w:pStyle w:val="5"/>
        <w:ind w:left="420" w:firstLineChars="0"/>
        <w:rPr>
          <w:rFonts w:hint="eastAsia" w:ascii="宋体" w:hAnsi="宋体" w:eastAsia="宋体"/>
        </w:rPr>
      </w:pPr>
      <w:r>
        <w:rPr>
          <w:rFonts w:ascii="宋体" w:hAnsi="宋体" w:eastAsia="宋体"/>
        </w:rPr>
        <w:t xml:space="preserve">b) </w:t>
      </w:r>
      <w:r>
        <w:rPr>
          <w:rFonts w:hint="eastAsia" w:ascii="宋体" w:hAnsi="宋体" w:eastAsia="宋体"/>
        </w:rPr>
        <w:t>解方程：</w:t>
      </w:r>
    </w:p>
    <w:p w14:paraId="1F7E5F74">
      <w:pPr>
        <w:pStyle w:val="5"/>
        <w:ind w:left="420" w:firstLineChars="0"/>
        <w:jc w:val="center"/>
        <w:rPr>
          <w:rFonts w:hint="eastAsia" w:ascii="宋体" w:hAnsi="宋体" w:eastAsia="宋体"/>
        </w:rPr>
      </w:pPr>
      <w:r>
        <w:drawing>
          <wp:inline distT="0" distB="0" distL="114300" distR="114300">
            <wp:extent cx="1543685" cy="1333500"/>
            <wp:effectExtent l="0" t="0" r="8890" b="0"/>
            <wp:docPr id="488355221" name="Picture 409"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88355221" name="Picture 409" descr="A black background with a black square&#10;&#10;Description automatically generated with medium confidence"/>
                    <pic:cNvPicPr/>
                  </pic:nvPicPr>
                  <pic:blipFill>
                    <a:blip r:embed="rId14">
                      <a:extLst>
                        <a:ext uri="{28A0092B-C50C-407E-A947-70E740481C1C}">
                          <a14:useLocalDpi xmlns:a14="http://schemas.microsoft.com/office/drawing/2010/main" val="0"/>
                        </a:ext>
                      </a:extLst>
                    </a:blip>
                    <a:srcRect/>
                    <a:stretch>
                      <a:fillRect/>
                    </a:stretch>
                  </pic:blipFill>
                  <pic:spPr>
                    <a:xfrm>
                      <a:off x="0" y="0"/>
                      <a:ext cx="1543685" cy="1333500"/>
                    </a:xfrm>
                    <a:prstGeom prst="rect">
                      <a:avLst/>
                    </a:prstGeom>
                    <a:noFill/>
                    <a:ln>
                      <a:noFill/>
                    </a:ln>
                  </pic:spPr>
                </pic:pic>
              </a:graphicData>
            </a:graphic>
          </wp:inline>
        </w:drawing>
      </w:r>
    </w:p>
    <w:p w14:paraId="4E20995D">
      <w:pPr>
        <w:pStyle w:val="5"/>
        <w:ind w:left="420" w:firstLineChars="0"/>
        <w:rPr>
          <w:rFonts w:hint="eastAsia" w:ascii="宋体" w:hAnsi="宋体" w:eastAsia="宋体"/>
        </w:rPr>
      </w:pPr>
      <w:r>
        <w:rPr>
          <w:rFonts w:hint="eastAsia" w:ascii="宋体" w:hAnsi="宋体" w:eastAsia="宋体"/>
        </w:rPr>
        <w:t>得到：</w:t>
      </w:r>
    </w:p>
    <w:p w14:paraId="53A875C7">
      <w:pPr>
        <w:pStyle w:val="5"/>
        <w:pBdr>
          <w:bottom w:val="single" w:color="auto" w:sz="4" w:space="0"/>
        </w:pBdr>
        <w:ind w:left="420" w:firstLineChars="0"/>
        <w:jc w:val="center"/>
        <w:rPr>
          <w:rFonts w:hint="eastAsia" w:ascii="宋体" w:hAnsi="宋体" w:eastAsia="宋体"/>
        </w:rPr>
        <w:pPrChange w:id="63" w:author="包子姐" w:date="2026-06-21T21:48:24Z">
          <w:pPr>
            <w:pStyle w:val="5"/>
            <w:ind w:left="420" w:firstLineChars="0"/>
            <w:jc w:val="center"/>
          </w:pPr>
        </w:pPrChange>
      </w:pPr>
      <w:r>
        <w:drawing>
          <wp:inline distT="0" distB="0" distL="114300" distR="114300">
            <wp:extent cx="1242060" cy="409575"/>
            <wp:effectExtent l="0" t="0" r="5715" b="0"/>
            <wp:docPr id="10" name="Picture 408"/>
            <wp:cNvGraphicFramePr/>
            <a:graphic xmlns:a="http://schemas.openxmlformats.org/drawingml/2006/main">
              <a:graphicData uri="http://schemas.openxmlformats.org/drawingml/2006/picture">
                <pic:pic xmlns:pic="http://schemas.openxmlformats.org/drawingml/2006/picture">
                  <pic:nvPicPr>
                    <pic:cNvPr id="10" name="Picture 408"/>
                    <pic:cNvPicPr/>
                  </pic:nvPicPr>
                  <pic:blipFill>
                    <a:blip r:embed="rId15">
                      <a:extLst>
                        <a:ext uri="{28A0092B-C50C-407E-A947-70E740481C1C}">
                          <a14:useLocalDpi xmlns:a14="http://schemas.microsoft.com/office/drawing/2010/main" val="0"/>
                        </a:ext>
                      </a:extLst>
                    </a:blip>
                    <a:srcRect/>
                    <a:stretch>
                      <a:fillRect/>
                    </a:stretch>
                  </pic:blipFill>
                  <pic:spPr>
                    <a:xfrm>
                      <a:off x="0" y="0"/>
                      <a:ext cx="1242060" cy="409575"/>
                    </a:xfrm>
                    <a:prstGeom prst="rect">
                      <a:avLst/>
                    </a:prstGeom>
                    <a:noFill/>
                    <a:ln>
                      <a:noFill/>
                    </a:ln>
                  </pic:spPr>
                </pic:pic>
              </a:graphicData>
            </a:graphic>
          </wp:inline>
        </w:drawing>
      </w:r>
    </w:p>
    <w:p w14:paraId="6D702085">
      <w:pPr>
        <w:pStyle w:val="5"/>
        <w:ind w:left="420" w:firstLine="0" w:firstLineChars="0"/>
        <w:rPr>
          <w:ins w:id="64" w:author="包子姐" w:date="2026-06-21T21:48:20Z"/>
          <w:rStyle w:val="23"/>
          <w:rFonts w:hint="default"/>
          <w:lang w:val="en-US" w:eastAsia="zh-CN"/>
        </w:rPr>
      </w:pPr>
    </w:p>
    <w:p w14:paraId="00BB29D7">
      <w:pPr>
        <w:pStyle w:val="5"/>
        <w:ind w:left="420" w:firstLine="0" w:firstLineChars="0"/>
        <w:rPr>
          <w:rFonts w:hint="eastAsia" w:ascii="宋体" w:hAnsi="宋体" w:eastAsia="宋体"/>
        </w:rPr>
      </w:pPr>
      <w:r>
        <w:rPr>
          <w:rStyle w:val="23"/>
          <w:rFonts w:hint="eastAsia"/>
        </w:rPr>
        <w:t>5</w:t>
      </w:r>
      <w:r>
        <w:rPr>
          <w:rStyle w:val="23"/>
        </w:rPr>
        <w:t>.4.1</w:t>
      </w:r>
      <w:r>
        <w:rPr>
          <w:rFonts w:ascii="宋体" w:hAnsi="宋体" w:eastAsia="宋体"/>
        </w:rPr>
        <w:t xml:space="preserve"> 在 5.4.2 节中，我们分析了图 5-16所示的垃圾农场，其中每个支持页都链向目标页。</w:t>
      </w:r>
      <w:r>
        <w:rPr>
          <w:rFonts w:hint="eastAsia" w:ascii="宋体" w:hAnsi="宋体" w:eastAsia="宋体"/>
        </w:rPr>
        <w:t>对于下列垃圾农场</w:t>
      </w:r>
      <w:r>
        <w:rPr>
          <w:rFonts w:ascii="宋体" w:hAnsi="宋体" w:eastAsia="宋体"/>
        </w:rPr>
        <w:t>,重复5.4.2节的分析过程</w:t>
      </w:r>
      <w:r>
        <w:rPr>
          <w:rFonts w:hint="eastAsia" w:ascii="宋体" w:hAnsi="宋体" w:eastAsia="宋体"/>
        </w:rPr>
        <w:t>：</w:t>
      </w:r>
    </w:p>
    <w:p w14:paraId="2740C8B7">
      <w:pPr>
        <w:pStyle w:val="5"/>
        <w:ind w:left="420" w:firstLine="0" w:firstLineChars="0"/>
        <w:rPr>
          <w:rFonts w:hint="eastAsia" w:ascii="宋体" w:hAnsi="宋体" w:eastAsia="宋体"/>
        </w:rPr>
      </w:pPr>
      <w:r>
        <w:rPr>
          <w:rFonts w:ascii="宋体" w:hAnsi="宋体" w:eastAsia="宋体"/>
        </w:rPr>
        <w:t>a)每个支持页只链向自己,而不是链向目标页</w:t>
      </w:r>
      <w:r>
        <w:rPr>
          <w:rFonts w:hint="eastAsia" w:ascii="宋体" w:hAnsi="宋体" w:eastAsia="宋体"/>
        </w:rPr>
        <w:t>；</w:t>
      </w:r>
    </w:p>
    <w:p w14:paraId="7B60E361">
      <w:pPr>
        <w:pStyle w:val="5"/>
        <w:ind w:left="420" w:firstLine="0" w:firstLineChars="0"/>
        <w:rPr>
          <w:rFonts w:hint="eastAsia" w:ascii="宋体" w:hAnsi="宋体" w:eastAsia="宋体"/>
        </w:rPr>
      </w:pPr>
      <w:r>
        <w:rPr>
          <w:rFonts w:ascii="宋体" w:hAnsi="宋体" w:eastAsia="宋体"/>
        </w:rPr>
        <w:t>b)每个支持页不链向任何网页；</w:t>
      </w:r>
    </w:p>
    <w:p w14:paraId="4EFFEFD8">
      <w:pPr>
        <w:pStyle w:val="5"/>
        <w:ind w:left="420" w:firstLine="0" w:firstLineChars="0"/>
        <w:rPr>
          <w:rFonts w:hint="eastAsia" w:ascii="宋体" w:hAnsi="宋体" w:eastAsia="宋体"/>
        </w:rPr>
      </w:pPr>
      <w:r>
        <w:rPr>
          <w:rFonts w:ascii="宋体" w:hAnsi="宋体" w:eastAsia="宋体"/>
        </w:rPr>
        <w:t>c)每个支持页同时链向自己和目标页。</w:t>
      </w:r>
    </w:p>
    <w:p w14:paraId="4BA10D68">
      <w:pPr>
        <w:pStyle w:val="5"/>
        <w:ind w:left="420" w:firstLine="0" w:firstLineChars="0"/>
        <w:rPr>
          <w:rFonts w:hint="eastAsia" w:ascii="宋体" w:hAnsi="宋体" w:eastAsia="宋体"/>
          <w:b/>
          <w:bCs/>
        </w:rPr>
      </w:pPr>
      <w:r>
        <w:rPr>
          <w:rFonts w:hint="eastAsia" w:ascii="宋体" w:hAnsi="宋体" w:eastAsia="宋体"/>
          <w:b/>
          <w:bCs/>
        </w:rPr>
        <w:t>参考答案：</w:t>
      </w:r>
      <w:r>
        <w:rPr>
          <w:rFonts w:hint="eastAsia" w:ascii="宋体" w:hAnsi="宋体" w:eastAsia="宋体"/>
        </w:rPr>
        <w:t>a</w:t>
      </w:r>
      <w:r>
        <w:rPr>
          <w:rFonts w:ascii="宋体" w:hAnsi="宋体" w:eastAsia="宋体"/>
        </w:rPr>
        <w:t>)</w:t>
      </w:r>
    </w:p>
    <w:p w14:paraId="7C8C23BF">
      <w:pPr>
        <w:pStyle w:val="5"/>
        <w:ind w:left="420" w:firstLine="0" w:firstLineChars="0"/>
        <w:jc w:val="center"/>
        <w:rPr>
          <w:rFonts w:hint="eastAsia" w:ascii="宋体" w:hAnsi="宋体" w:eastAsia="宋体"/>
        </w:rPr>
      </w:pPr>
      <w:r>
        <w:drawing>
          <wp:inline distT="0" distB="0" distL="114300" distR="114300">
            <wp:extent cx="1567180" cy="1211580"/>
            <wp:effectExtent l="0" t="0" r="0" b="762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6"/>
                    <a:stretch>
                      <a:fillRect/>
                    </a:stretch>
                  </pic:blipFill>
                  <pic:spPr>
                    <a:xfrm>
                      <a:off x="0" y="0"/>
                      <a:ext cx="1575626" cy="1217930"/>
                    </a:xfrm>
                    <a:prstGeom prst="rect">
                      <a:avLst/>
                    </a:prstGeom>
                    <a:noFill/>
                    <a:ln>
                      <a:noFill/>
                    </a:ln>
                  </pic:spPr>
                </pic:pic>
              </a:graphicData>
            </a:graphic>
          </wp:inline>
        </w:drawing>
      </w:r>
      <w:r>
        <w:rPr>
          <w:rFonts w:hint="eastAsia" w:ascii="宋体" w:hAnsi="宋体" w:eastAsia="宋体"/>
        </w:rPr>
        <w:t>，</w:t>
      </w:r>
      <w:r>
        <w:drawing>
          <wp:inline distT="0" distB="0" distL="114300" distR="114300">
            <wp:extent cx="1689735" cy="628015"/>
            <wp:effectExtent l="0" t="0" r="5715" b="63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7"/>
                    <a:stretch>
                      <a:fillRect/>
                    </a:stretch>
                  </pic:blipFill>
                  <pic:spPr>
                    <a:xfrm>
                      <a:off x="0" y="0"/>
                      <a:ext cx="1724295" cy="640880"/>
                    </a:xfrm>
                    <a:prstGeom prst="rect">
                      <a:avLst/>
                    </a:prstGeom>
                    <a:noFill/>
                    <a:ln>
                      <a:noFill/>
                    </a:ln>
                  </pic:spPr>
                </pic:pic>
              </a:graphicData>
            </a:graphic>
          </wp:inline>
        </w:drawing>
      </w:r>
    </w:p>
    <w:p w14:paraId="288A1E6F">
      <w:pPr>
        <w:pStyle w:val="5"/>
        <w:ind w:left="420" w:firstLine="0" w:firstLineChars="0"/>
        <w:jc w:val="center"/>
        <w:rPr>
          <w:rFonts w:hint="eastAsia" w:ascii="宋体" w:hAnsi="宋体" w:eastAsia="宋体"/>
        </w:rPr>
      </w:pPr>
      <w:r>
        <w:rPr>
          <w:rFonts w:hint="eastAsia" w:ascii="宋体" w:hAnsi="宋体" w:eastAsia="宋体"/>
        </w:rPr>
        <w:t>最后应该是</w:t>
      </w:r>
      <w:r>
        <w:rPr>
          <w:rFonts w:hint="eastAsia"/>
        </w:rPr>
        <w:drawing>
          <wp:inline distT="0" distB="0" distL="0" distR="0">
            <wp:extent cx="1580515" cy="393700"/>
            <wp:effectExtent l="0" t="0" r="635"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8"/>
                    <a:stretch>
                      <a:fillRect/>
                    </a:stretch>
                  </pic:blipFill>
                  <pic:spPr>
                    <a:xfrm>
                      <a:off x="0" y="0"/>
                      <a:ext cx="1660093" cy="413957"/>
                    </a:xfrm>
                    <a:prstGeom prst="rect">
                      <a:avLst/>
                    </a:prstGeom>
                  </pic:spPr>
                </pic:pic>
              </a:graphicData>
            </a:graphic>
          </wp:inline>
        </w:drawing>
      </w:r>
      <w:r>
        <w:rPr>
          <w:rFonts w:hint="eastAsia" w:ascii="宋体" w:hAnsi="宋体" w:eastAsia="宋体"/>
        </w:rPr>
        <w:t>，</w:t>
      </w:r>
      <w:r>
        <w:rPr>
          <w:rFonts w:hint="eastAsia"/>
        </w:rPr>
        <w:drawing>
          <wp:inline distT="0" distB="0" distL="0" distR="0">
            <wp:extent cx="1247140" cy="39243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9"/>
                    <a:stretch>
                      <a:fillRect/>
                    </a:stretch>
                  </pic:blipFill>
                  <pic:spPr>
                    <a:xfrm>
                      <a:off x="0" y="0"/>
                      <a:ext cx="1295422" cy="407650"/>
                    </a:xfrm>
                    <a:prstGeom prst="rect">
                      <a:avLst/>
                    </a:prstGeom>
                  </pic:spPr>
                </pic:pic>
              </a:graphicData>
            </a:graphic>
          </wp:inline>
        </w:drawing>
      </w:r>
    </w:p>
    <w:p w14:paraId="274455D7">
      <w:pPr>
        <w:pStyle w:val="5"/>
        <w:ind w:left="420" w:firstLine="0" w:firstLineChars="0"/>
        <w:rPr>
          <w:rFonts w:hint="eastAsia" w:ascii="宋体" w:hAnsi="宋体" w:eastAsia="宋体"/>
        </w:rPr>
      </w:pPr>
      <w:r>
        <w:rPr>
          <w:rFonts w:ascii="宋体" w:hAnsi="宋体" w:eastAsia="宋体"/>
        </w:rPr>
        <w:tab/>
      </w:r>
      <w:r>
        <w:rPr>
          <w:rFonts w:ascii="宋体" w:hAnsi="宋体" w:eastAsia="宋体"/>
        </w:rPr>
        <w:t>b)</w:t>
      </w:r>
    </w:p>
    <w:p w14:paraId="039DF1E6">
      <w:pPr>
        <w:pStyle w:val="5"/>
        <w:ind w:left="420" w:firstLine="0" w:firstLineChars="0"/>
        <w:jc w:val="center"/>
        <w:rPr>
          <w:rFonts w:hint="eastAsia" w:ascii="宋体" w:hAnsi="宋体" w:eastAsia="宋体"/>
        </w:rPr>
      </w:pPr>
      <w:r>
        <w:drawing>
          <wp:inline distT="0" distB="0" distL="114300" distR="114300">
            <wp:extent cx="1508760" cy="1143000"/>
            <wp:effectExtent l="0" t="0" r="0" b="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20"/>
                    <a:stretch>
                      <a:fillRect/>
                    </a:stretch>
                  </pic:blipFill>
                  <pic:spPr>
                    <a:xfrm>
                      <a:off x="0" y="0"/>
                      <a:ext cx="1529678" cy="1159250"/>
                    </a:xfrm>
                    <a:prstGeom prst="rect">
                      <a:avLst/>
                    </a:prstGeom>
                    <a:noFill/>
                    <a:ln>
                      <a:noFill/>
                    </a:ln>
                  </pic:spPr>
                </pic:pic>
              </a:graphicData>
            </a:graphic>
          </wp:inline>
        </w:drawing>
      </w:r>
      <w:r>
        <w:rPr>
          <w:rFonts w:hint="eastAsia" w:ascii="宋体" w:hAnsi="宋体" w:eastAsia="宋体"/>
        </w:rPr>
        <w:t>,</w:t>
      </w:r>
      <w:r>
        <w:drawing>
          <wp:inline distT="0" distB="0" distL="114300" distR="114300">
            <wp:extent cx="1464310" cy="678815"/>
            <wp:effectExtent l="0" t="0" r="2540" b="698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1"/>
                    <a:stretch>
                      <a:fillRect/>
                    </a:stretch>
                  </pic:blipFill>
                  <pic:spPr>
                    <a:xfrm>
                      <a:off x="0" y="0"/>
                      <a:ext cx="1474378" cy="683707"/>
                    </a:xfrm>
                    <a:prstGeom prst="rect">
                      <a:avLst/>
                    </a:prstGeom>
                    <a:noFill/>
                    <a:ln>
                      <a:noFill/>
                    </a:ln>
                  </pic:spPr>
                </pic:pic>
              </a:graphicData>
            </a:graphic>
          </wp:inline>
        </w:drawing>
      </w:r>
    </w:p>
    <w:p w14:paraId="5D55C165">
      <w:pPr>
        <w:pStyle w:val="5"/>
        <w:ind w:left="420" w:firstLine="0" w:firstLineChars="0"/>
        <w:rPr>
          <w:rFonts w:hint="eastAsia" w:ascii="宋体" w:hAnsi="宋体" w:eastAsia="宋体"/>
        </w:rPr>
      </w:pPr>
      <w:r>
        <w:rPr>
          <w:rFonts w:ascii="宋体" w:hAnsi="宋体" w:eastAsia="宋体"/>
        </w:rPr>
        <w:tab/>
      </w:r>
      <w:r>
        <w:rPr>
          <w:rFonts w:ascii="宋体" w:hAnsi="宋体" w:eastAsia="宋体"/>
        </w:rPr>
        <w:t>c)</w:t>
      </w:r>
    </w:p>
    <w:p w14:paraId="3DE92C6A">
      <w:pPr>
        <w:pStyle w:val="5"/>
        <w:ind w:left="420" w:firstLine="0" w:firstLineChars="0"/>
        <w:jc w:val="center"/>
        <w:rPr>
          <w:rFonts w:hint="eastAsia" w:ascii="宋体" w:hAnsi="宋体" w:eastAsia="宋体"/>
        </w:rPr>
      </w:pPr>
      <w:r>
        <w:drawing>
          <wp:inline distT="0" distB="0" distL="114300" distR="114300">
            <wp:extent cx="1517650" cy="1093470"/>
            <wp:effectExtent l="0" t="0" r="6350" b="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22"/>
                    <a:stretch>
                      <a:fillRect/>
                    </a:stretch>
                  </pic:blipFill>
                  <pic:spPr>
                    <a:xfrm>
                      <a:off x="0" y="0"/>
                      <a:ext cx="1527090" cy="1100434"/>
                    </a:xfrm>
                    <a:prstGeom prst="rect">
                      <a:avLst/>
                    </a:prstGeom>
                    <a:noFill/>
                    <a:ln>
                      <a:noFill/>
                    </a:ln>
                  </pic:spPr>
                </pic:pic>
              </a:graphicData>
            </a:graphic>
          </wp:inline>
        </w:drawing>
      </w:r>
      <w:r>
        <w:rPr>
          <w:rFonts w:hint="eastAsia" w:ascii="宋体" w:hAnsi="宋体" w:eastAsia="宋体"/>
        </w:rPr>
        <w:t>,</w:t>
      </w:r>
      <w:r>
        <w:drawing>
          <wp:inline distT="0" distB="0" distL="114300" distR="114300">
            <wp:extent cx="1503045" cy="1076325"/>
            <wp:effectExtent l="0" t="0" r="1905" b="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23"/>
                    <a:stretch>
                      <a:fillRect/>
                    </a:stretch>
                  </pic:blipFill>
                  <pic:spPr>
                    <a:xfrm>
                      <a:off x="0" y="0"/>
                      <a:ext cx="1519199" cy="1087887"/>
                    </a:xfrm>
                    <a:prstGeom prst="rect">
                      <a:avLst/>
                    </a:prstGeom>
                    <a:noFill/>
                    <a:ln>
                      <a:noFill/>
                    </a:ln>
                  </pic:spPr>
                </pic:pic>
              </a:graphicData>
            </a:graphic>
          </wp:inline>
        </w:drawing>
      </w:r>
    </w:p>
    <w:p w14:paraId="63D5DA04">
      <w:pPr>
        <w:pStyle w:val="5"/>
        <w:pBdr>
          <w:bottom w:val="single" w:color="auto" w:sz="4" w:space="0"/>
        </w:pBdr>
        <w:ind w:left="420" w:firstLine="0" w:firstLineChars="0"/>
        <w:jc w:val="center"/>
        <w:rPr>
          <w:rFonts w:hint="eastAsia" w:ascii="宋体" w:hAnsi="宋体" w:eastAsia="宋体"/>
        </w:rPr>
        <w:pPrChange w:id="65" w:author="包子姐" w:date="2026-06-21T21:48:29Z">
          <w:pPr>
            <w:pStyle w:val="5"/>
            <w:ind w:left="420" w:firstLine="0" w:firstLineChars="0"/>
            <w:jc w:val="center"/>
          </w:pPr>
        </w:pPrChange>
      </w:pPr>
      <w:r>
        <w:rPr>
          <w:rFonts w:hint="eastAsia" w:ascii="宋体" w:hAnsi="宋体" w:eastAsia="宋体"/>
        </w:rPr>
        <w:t>最后应该是</w:t>
      </w:r>
      <w:r>
        <w:rPr>
          <w:rFonts w:hint="eastAsia"/>
        </w:rPr>
        <w:drawing>
          <wp:inline distT="0" distB="0" distL="0" distR="0">
            <wp:extent cx="2385695" cy="393065"/>
            <wp:effectExtent l="0" t="0" r="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4"/>
                    <a:stretch>
                      <a:fillRect/>
                    </a:stretch>
                  </pic:blipFill>
                  <pic:spPr>
                    <a:xfrm>
                      <a:off x="0" y="0"/>
                      <a:ext cx="2422736" cy="399352"/>
                    </a:xfrm>
                    <a:prstGeom prst="rect">
                      <a:avLst/>
                    </a:prstGeom>
                  </pic:spPr>
                </pic:pic>
              </a:graphicData>
            </a:graphic>
          </wp:inline>
        </w:drawing>
      </w:r>
      <w:r>
        <w:rPr>
          <w:rFonts w:hint="eastAsia" w:ascii="宋体" w:hAnsi="宋体" w:eastAsia="宋体"/>
        </w:rPr>
        <w:t>，</w:t>
      </w:r>
      <w:r>
        <w:rPr>
          <w:rFonts w:hint="eastAsia"/>
        </w:rPr>
        <w:drawing>
          <wp:inline distT="0" distB="0" distL="0" distR="0">
            <wp:extent cx="1650365" cy="349885"/>
            <wp:effectExtent l="0" t="0" r="698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5"/>
                    <a:stretch>
                      <a:fillRect/>
                    </a:stretch>
                  </pic:blipFill>
                  <pic:spPr>
                    <a:xfrm>
                      <a:off x="0" y="0"/>
                      <a:ext cx="1672274" cy="354907"/>
                    </a:xfrm>
                    <a:prstGeom prst="rect">
                      <a:avLst/>
                    </a:prstGeom>
                  </pic:spPr>
                </pic:pic>
              </a:graphicData>
            </a:graphic>
          </wp:inline>
        </w:drawing>
      </w:r>
    </w:p>
    <w:p w14:paraId="60098C85">
      <w:pPr>
        <w:pStyle w:val="5"/>
        <w:ind w:left="420" w:firstLine="0" w:firstLineChars="0"/>
        <w:rPr>
          <w:ins w:id="66" w:author="包子姐" w:date="2026-06-21T21:48:29Z"/>
          <w:rStyle w:val="23"/>
        </w:rPr>
      </w:pPr>
    </w:p>
    <w:p w14:paraId="3559A77D">
      <w:pPr>
        <w:pStyle w:val="5"/>
        <w:ind w:left="420" w:firstLine="0" w:firstLineChars="0"/>
        <w:rPr>
          <w:rFonts w:hint="eastAsia" w:ascii="宋体" w:hAnsi="宋体" w:eastAsia="宋体"/>
        </w:rPr>
      </w:pPr>
      <w:r>
        <w:rPr>
          <w:rStyle w:val="23"/>
        </w:rPr>
        <w:t>5.4.2</w:t>
      </w:r>
      <w:r>
        <w:rPr>
          <w:rFonts w:ascii="宋体" w:hAnsi="宋体" w:eastAsia="宋体"/>
        </w:rPr>
        <w:t xml:space="preserve"> </w:t>
      </w:r>
      <w:r>
        <w:rPr>
          <w:rFonts w:hint="eastAsia" w:ascii="宋体" w:hAnsi="宋体" w:eastAsia="宋体"/>
        </w:rPr>
        <w:t>对于图</w:t>
      </w:r>
      <w:r>
        <w:rPr>
          <w:rFonts w:ascii="宋体" w:hAnsi="宋体" w:eastAsia="宋体"/>
        </w:rPr>
        <w:t xml:space="preserve"> 5-1 给出的原始Web图，假定只有B是可靠网页</w:t>
      </w:r>
      <w:r>
        <w:rPr>
          <w:rFonts w:hint="eastAsia" w:ascii="宋体" w:hAnsi="宋体" w:eastAsia="宋体"/>
        </w:rPr>
        <w:t>：</w:t>
      </w:r>
    </w:p>
    <w:p w14:paraId="4B7B3D1A">
      <w:pPr>
        <w:pStyle w:val="5"/>
        <w:ind w:left="420" w:firstLine="0" w:firstLineChars="0"/>
        <w:rPr>
          <w:rFonts w:hint="eastAsia" w:ascii="宋体" w:hAnsi="宋体" w:eastAsia="宋体"/>
        </w:rPr>
      </w:pPr>
      <w:r>
        <w:rPr>
          <w:rFonts w:ascii="宋体" w:hAnsi="宋体" w:eastAsia="宋体"/>
        </w:rPr>
        <w:t>a)计算每个网页的TrustRank</w:t>
      </w:r>
      <w:r>
        <w:rPr>
          <w:rFonts w:hint="eastAsia" w:ascii="宋体" w:hAnsi="宋体" w:eastAsia="宋体"/>
        </w:rPr>
        <w:t>；</w:t>
      </w:r>
    </w:p>
    <w:p w14:paraId="51E3EE5A">
      <w:pPr>
        <w:pStyle w:val="5"/>
        <w:ind w:left="420" w:firstLine="0" w:firstLineChars="0"/>
        <w:rPr>
          <w:rFonts w:hint="eastAsia" w:ascii="宋体" w:hAnsi="宋体" w:eastAsia="宋体"/>
        </w:rPr>
      </w:pPr>
      <w:r>
        <w:rPr>
          <w:rFonts w:ascii="宋体" w:hAnsi="宋体" w:eastAsia="宋体"/>
        </w:rPr>
        <w:t>b)计算每个网页的垃圾质量。</w:t>
      </w:r>
    </w:p>
    <w:p w14:paraId="303BDFB8">
      <w:pPr>
        <w:pStyle w:val="5"/>
        <w:ind w:left="420" w:firstLine="0" w:firstLineChars="0"/>
        <w:jc w:val="center"/>
        <w:rPr>
          <w:rFonts w:hint="eastAsia" w:ascii="宋体" w:hAnsi="宋体" w:eastAsia="宋体"/>
        </w:rPr>
      </w:pPr>
      <w:r>
        <w:drawing>
          <wp:inline distT="0" distB="0" distL="114300" distR="114300">
            <wp:extent cx="1099185" cy="998220"/>
            <wp:effectExtent l="0" t="0" r="5715" b="0"/>
            <wp:docPr id="471616078" name="Picture 432" descr="Picture 1"/>
            <wp:cNvGraphicFramePr/>
            <a:graphic xmlns:a="http://schemas.openxmlformats.org/drawingml/2006/main">
              <a:graphicData uri="http://schemas.openxmlformats.org/drawingml/2006/picture">
                <pic:pic xmlns:pic="http://schemas.openxmlformats.org/drawingml/2006/picture">
                  <pic:nvPicPr>
                    <pic:cNvPr id="471616078" name="Picture 432" descr="Picture 1"/>
                    <pic:cNvPicPr/>
                  </pic:nvPicPr>
                  <pic:blipFill>
                    <a:blip r:embed="rId10">
                      <a:extLst>
                        <a:ext uri="{28A0092B-C50C-407E-A947-70E740481C1C}">
                          <a14:useLocalDpi xmlns:a14="http://schemas.microsoft.com/office/drawing/2010/main" val="0"/>
                        </a:ext>
                      </a:extLst>
                    </a:blip>
                    <a:srcRect/>
                    <a:stretch>
                      <a:fillRect/>
                    </a:stretch>
                  </pic:blipFill>
                  <pic:spPr>
                    <a:xfrm>
                      <a:off x="0" y="0"/>
                      <a:ext cx="1131713" cy="1027780"/>
                    </a:xfrm>
                    <a:prstGeom prst="rect">
                      <a:avLst/>
                    </a:prstGeom>
                    <a:noFill/>
                    <a:ln>
                      <a:noFill/>
                    </a:ln>
                  </pic:spPr>
                </pic:pic>
              </a:graphicData>
            </a:graphic>
          </wp:inline>
        </w:drawing>
      </w:r>
    </w:p>
    <w:p w14:paraId="04025457">
      <w:pPr>
        <w:pStyle w:val="5"/>
        <w:ind w:left="420" w:firstLine="0" w:firstLineChars="0"/>
        <w:jc w:val="center"/>
        <w:rPr>
          <w:rFonts w:hint="eastAsia" w:ascii="宋体" w:hAnsi="宋体" w:eastAsia="宋体"/>
        </w:rPr>
      </w:pPr>
      <w:r>
        <w:rPr>
          <w:rFonts w:hint="eastAsia" w:ascii="宋体" w:hAnsi="宋体" w:eastAsia="宋体"/>
        </w:rPr>
        <w:t>图5</w:t>
      </w:r>
      <w:r>
        <w:rPr>
          <w:rFonts w:ascii="宋体" w:hAnsi="宋体" w:eastAsia="宋体"/>
        </w:rPr>
        <w:t>-15</w:t>
      </w:r>
      <w:r>
        <w:rPr>
          <w:rFonts w:hint="eastAsia" w:ascii="宋体" w:hAnsi="宋体" w:eastAsia="宋体"/>
        </w:rPr>
        <w:t>习题示例图</w:t>
      </w:r>
    </w:p>
    <w:p w14:paraId="686A2D73">
      <w:pPr>
        <w:pStyle w:val="5"/>
        <w:ind w:left="420" w:firstLine="0" w:firstLineChars="0"/>
        <w:rPr>
          <w:rFonts w:hint="eastAsia" w:ascii="宋体" w:hAnsi="宋体" w:eastAsia="宋体"/>
        </w:rPr>
      </w:pPr>
      <w:r>
        <w:rPr>
          <w:rFonts w:hint="eastAsia" w:ascii="宋体" w:hAnsi="宋体" w:eastAsia="宋体"/>
          <w:b/>
          <w:bCs/>
        </w:rPr>
        <w:t>参考答案：</w:t>
      </w:r>
      <w:r>
        <w:rPr>
          <w:rFonts w:ascii="宋体" w:hAnsi="宋体" w:eastAsia="宋体"/>
        </w:rPr>
        <w:t>TrustRank是一种用于进行链接分析，将有用的网页从几个垃圾网页中区分出来</w:t>
      </w:r>
      <w:r>
        <w:rPr>
          <w:rFonts w:hint="eastAsia" w:ascii="宋体" w:hAnsi="宋体" w:eastAsia="宋体"/>
        </w:rPr>
        <w:t>的</w:t>
      </w:r>
      <w:r>
        <w:rPr>
          <w:rFonts w:ascii="宋体" w:hAnsi="宋体" w:eastAsia="宋体"/>
        </w:rPr>
        <w:t>算法。参照图5.6的web图，假设只有B页面是可信页面，使用例5.10中所示的方法确定TrustRank, 然后从例5.12中确定每个页面的Spam mass:</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275"/>
        <w:gridCol w:w="1276"/>
        <w:gridCol w:w="1276"/>
      </w:tblGrid>
      <w:tr w14:paraId="082327F6">
        <w:trPr>
          <w:jc w:val="center"/>
        </w:trPr>
        <w:tc>
          <w:tcPr>
            <w:tcW w:w="1418" w:type="dxa"/>
          </w:tcPr>
          <w:p w14:paraId="4C5E762F">
            <w:pPr>
              <w:pStyle w:val="5"/>
              <w:ind w:firstLine="0" w:firstLineChars="0"/>
              <w:jc w:val="center"/>
              <w:rPr>
                <w:rFonts w:hint="eastAsia" w:ascii="宋体" w:hAnsi="宋体" w:eastAsia="宋体"/>
                <w:b/>
                <w:bCs/>
                <w:kern w:val="0"/>
                <w:sz w:val="20"/>
                <w:szCs w:val="20"/>
              </w:rPr>
            </w:pPr>
            <w:r>
              <w:rPr>
                <w:rFonts w:hint="eastAsia" w:ascii="宋体" w:hAnsi="宋体" w:eastAsia="宋体"/>
                <w:b/>
                <w:bCs/>
                <w:kern w:val="0"/>
                <w:sz w:val="20"/>
                <w:szCs w:val="20"/>
              </w:rPr>
              <w:t>Node</w:t>
            </w:r>
          </w:p>
        </w:tc>
        <w:tc>
          <w:tcPr>
            <w:tcW w:w="1275" w:type="dxa"/>
          </w:tcPr>
          <w:p w14:paraId="5EE8C802">
            <w:pPr>
              <w:pStyle w:val="5"/>
              <w:ind w:firstLine="0" w:firstLineChars="0"/>
              <w:jc w:val="center"/>
              <w:rPr>
                <w:rFonts w:hint="eastAsia" w:ascii="宋体" w:hAnsi="宋体" w:eastAsia="宋体"/>
                <w:b/>
                <w:bCs/>
                <w:kern w:val="0"/>
                <w:sz w:val="20"/>
                <w:szCs w:val="20"/>
              </w:rPr>
            </w:pPr>
            <w:r>
              <w:rPr>
                <w:rFonts w:hint="eastAsia" w:ascii="宋体" w:hAnsi="宋体" w:eastAsia="宋体"/>
                <w:b/>
                <w:bCs/>
                <w:kern w:val="0"/>
                <w:sz w:val="20"/>
                <w:szCs w:val="20"/>
              </w:rPr>
              <w:t>PageRank</w:t>
            </w:r>
          </w:p>
        </w:tc>
        <w:tc>
          <w:tcPr>
            <w:tcW w:w="1276" w:type="dxa"/>
          </w:tcPr>
          <w:p w14:paraId="234DD3E3">
            <w:pPr>
              <w:pStyle w:val="5"/>
              <w:ind w:firstLine="0" w:firstLineChars="0"/>
              <w:jc w:val="center"/>
              <w:rPr>
                <w:rFonts w:hint="eastAsia" w:ascii="宋体" w:hAnsi="宋体" w:eastAsia="宋体"/>
                <w:b/>
                <w:bCs/>
                <w:kern w:val="0"/>
                <w:sz w:val="20"/>
                <w:szCs w:val="20"/>
              </w:rPr>
            </w:pPr>
            <w:r>
              <w:rPr>
                <w:rFonts w:hint="eastAsia" w:ascii="宋体" w:hAnsi="宋体" w:eastAsia="宋体"/>
                <w:b/>
                <w:bCs/>
                <w:kern w:val="0"/>
                <w:sz w:val="20"/>
                <w:szCs w:val="20"/>
              </w:rPr>
              <w:t>TrustRank</w:t>
            </w:r>
          </w:p>
        </w:tc>
        <w:tc>
          <w:tcPr>
            <w:tcW w:w="1276" w:type="dxa"/>
          </w:tcPr>
          <w:p w14:paraId="7BC6792A">
            <w:pPr>
              <w:pStyle w:val="5"/>
              <w:ind w:firstLine="0" w:firstLineChars="0"/>
              <w:jc w:val="center"/>
              <w:rPr>
                <w:rFonts w:hint="eastAsia" w:ascii="宋体" w:hAnsi="宋体" w:eastAsia="宋体"/>
                <w:b/>
                <w:bCs/>
                <w:kern w:val="0"/>
                <w:sz w:val="20"/>
                <w:szCs w:val="20"/>
              </w:rPr>
            </w:pPr>
            <w:r>
              <w:rPr>
                <w:rFonts w:hint="eastAsia" w:ascii="宋体" w:hAnsi="宋体" w:eastAsia="宋体"/>
                <w:b/>
                <w:bCs/>
                <w:kern w:val="0"/>
                <w:sz w:val="20"/>
                <w:szCs w:val="20"/>
              </w:rPr>
              <w:t>S</w:t>
            </w:r>
            <w:r>
              <w:rPr>
                <w:rFonts w:ascii="宋体" w:hAnsi="宋体" w:eastAsia="宋体"/>
                <w:b/>
                <w:bCs/>
                <w:kern w:val="0"/>
                <w:sz w:val="20"/>
                <w:szCs w:val="20"/>
              </w:rPr>
              <w:t>pam mass</w:t>
            </w:r>
          </w:p>
        </w:tc>
      </w:tr>
      <w:tr w14:paraId="14E9D3D8">
        <w:trPr>
          <w:jc w:val="center"/>
        </w:trPr>
        <w:tc>
          <w:tcPr>
            <w:tcW w:w="1418" w:type="dxa"/>
          </w:tcPr>
          <w:p w14:paraId="47C0CAD4">
            <w:pPr>
              <w:pStyle w:val="5"/>
              <w:ind w:firstLine="0" w:firstLineChars="0"/>
              <w:jc w:val="center"/>
              <w:rPr>
                <w:rFonts w:hint="eastAsia" w:ascii="宋体" w:hAnsi="宋体" w:eastAsia="宋体"/>
                <w:b/>
                <w:bCs/>
                <w:kern w:val="0"/>
                <w:sz w:val="20"/>
                <w:szCs w:val="20"/>
              </w:rPr>
            </w:pPr>
            <w:r>
              <w:rPr>
                <w:rFonts w:hint="eastAsia" w:ascii="宋体" w:hAnsi="宋体" w:eastAsia="宋体"/>
                <w:b/>
                <w:bCs/>
                <w:kern w:val="0"/>
                <w:sz w:val="20"/>
                <w:szCs w:val="20"/>
              </w:rPr>
              <w:t>A</w:t>
            </w:r>
          </w:p>
        </w:tc>
        <w:tc>
          <w:tcPr>
            <w:tcW w:w="1275" w:type="dxa"/>
          </w:tcPr>
          <w:p w14:paraId="4A320546">
            <w:pPr>
              <w:pStyle w:val="5"/>
              <w:ind w:firstLine="0" w:firstLineChars="0"/>
              <w:jc w:val="center"/>
              <w:rPr>
                <w:rFonts w:hint="eastAsia" w:ascii="宋体" w:hAnsi="宋体" w:eastAsia="宋体"/>
                <w:b/>
                <w:bCs/>
                <w:kern w:val="0"/>
                <w:sz w:val="20"/>
                <w:szCs w:val="20"/>
              </w:rPr>
            </w:pPr>
            <w:r>
              <w:rPr>
                <w:rFonts w:hint="eastAsia" w:ascii="宋体" w:hAnsi="宋体" w:eastAsia="宋体"/>
                <w:b/>
                <w:bCs/>
                <w:kern w:val="0"/>
                <w:sz w:val="20"/>
                <w:szCs w:val="20"/>
              </w:rPr>
              <w:t>1</w:t>
            </w:r>
            <w:r>
              <w:rPr>
                <w:rFonts w:ascii="宋体" w:hAnsi="宋体" w:eastAsia="宋体"/>
                <w:b/>
                <w:bCs/>
                <w:kern w:val="0"/>
                <w:sz w:val="20"/>
                <w:szCs w:val="20"/>
              </w:rPr>
              <w:t>/3</w:t>
            </w:r>
          </w:p>
        </w:tc>
        <w:tc>
          <w:tcPr>
            <w:tcW w:w="1276" w:type="dxa"/>
          </w:tcPr>
          <w:p w14:paraId="7C013B99">
            <w:pPr>
              <w:pStyle w:val="5"/>
              <w:ind w:firstLine="0" w:firstLineChars="0"/>
              <w:jc w:val="center"/>
              <w:rPr>
                <w:rFonts w:hint="eastAsia" w:ascii="宋体" w:hAnsi="宋体" w:eastAsia="宋体"/>
                <w:b/>
                <w:bCs/>
                <w:kern w:val="0"/>
                <w:sz w:val="20"/>
                <w:szCs w:val="20"/>
              </w:rPr>
            </w:pPr>
            <w:r>
              <w:rPr>
                <w:rFonts w:hint="eastAsia" w:ascii="宋体" w:hAnsi="宋体" w:eastAsia="宋体"/>
                <w:b/>
                <w:bCs/>
                <w:kern w:val="0"/>
                <w:sz w:val="20"/>
                <w:szCs w:val="20"/>
              </w:rPr>
              <w:t>0</w:t>
            </w:r>
            <w:r>
              <w:rPr>
                <w:rFonts w:ascii="宋体" w:hAnsi="宋体" w:eastAsia="宋体"/>
                <w:b/>
                <w:bCs/>
                <w:kern w:val="0"/>
                <w:sz w:val="20"/>
                <w:szCs w:val="20"/>
              </w:rPr>
              <w:t>.269</w:t>
            </w:r>
          </w:p>
        </w:tc>
        <w:tc>
          <w:tcPr>
            <w:tcW w:w="1276" w:type="dxa"/>
          </w:tcPr>
          <w:p w14:paraId="56584F5F">
            <w:pPr>
              <w:pStyle w:val="5"/>
              <w:ind w:firstLine="0" w:firstLineChars="0"/>
              <w:jc w:val="center"/>
              <w:rPr>
                <w:rFonts w:hint="eastAsia" w:ascii="宋体" w:hAnsi="宋体" w:eastAsia="宋体"/>
                <w:b/>
                <w:bCs/>
                <w:kern w:val="0"/>
                <w:sz w:val="20"/>
                <w:szCs w:val="20"/>
              </w:rPr>
            </w:pPr>
            <w:r>
              <w:rPr>
                <w:rFonts w:ascii="宋体" w:hAnsi="宋体" w:eastAsia="宋体"/>
                <w:b/>
                <w:bCs/>
                <w:kern w:val="0"/>
                <w:sz w:val="20"/>
                <w:szCs w:val="20"/>
              </w:rPr>
              <w:t>0.192</w:t>
            </w:r>
          </w:p>
        </w:tc>
      </w:tr>
      <w:tr w14:paraId="36C20C3A">
        <w:trPr>
          <w:jc w:val="center"/>
        </w:trPr>
        <w:tc>
          <w:tcPr>
            <w:tcW w:w="1418" w:type="dxa"/>
          </w:tcPr>
          <w:p w14:paraId="6970C142">
            <w:pPr>
              <w:pStyle w:val="5"/>
              <w:ind w:firstLine="0" w:firstLineChars="0"/>
              <w:jc w:val="center"/>
              <w:rPr>
                <w:rFonts w:hint="eastAsia" w:ascii="宋体" w:hAnsi="宋体" w:eastAsia="宋体"/>
                <w:b/>
                <w:bCs/>
                <w:kern w:val="0"/>
                <w:sz w:val="20"/>
                <w:szCs w:val="20"/>
              </w:rPr>
            </w:pPr>
            <w:r>
              <w:rPr>
                <w:rFonts w:hint="eastAsia" w:ascii="宋体" w:hAnsi="宋体" w:eastAsia="宋体"/>
                <w:b/>
                <w:bCs/>
                <w:kern w:val="0"/>
                <w:sz w:val="20"/>
                <w:szCs w:val="20"/>
              </w:rPr>
              <w:t>B</w:t>
            </w:r>
          </w:p>
        </w:tc>
        <w:tc>
          <w:tcPr>
            <w:tcW w:w="1275" w:type="dxa"/>
          </w:tcPr>
          <w:p w14:paraId="25B2FF3C">
            <w:pPr>
              <w:pStyle w:val="5"/>
              <w:ind w:firstLine="0" w:firstLineChars="0"/>
              <w:jc w:val="center"/>
              <w:rPr>
                <w:rFonts w:hint="eastAsia" w:ascii="宋体" w:hAnsi="宋体" w:eastAsia="宋体"/>
                <w:b/>
                <w:bCs/>
                <w:kern w:val="0"/>
                <w:sz w:val="20"/>
                <w:szCs w:val="20"/>
              </w:rPr>
            </w:pPr>
            <w:r>
              <w:rPr>
                <w:rFonts w:hint="eastAsia" w:ascii="宋体" w:hAnsi="宋体" w:eastAsia="宋体"/>
                <w:b/>
                <w:bCs/>
                <w:kern w:val="0"/>
                <w:sz w:val="20"/>
                <w:szCs w:val="20"/>
              </w:rPr>
              <w:t>2</w:t>
            </w:r>
            <w:r>
              <w:rPr>
                <w:rFonts w:ascii="宋体" w:hAnsi="宋体" w:eastAsia="宋体"/>
                <w:b/>
                <w:bCs/>
                <w:kern w:val="0"/>
                <w:sz w:val="20"/>
                <w:szCs w:val="20"/>
              </w:rPr>
              <w:t>/9</w:t>
            </w:r>
          </w:p>
        </w:tc>
        <w:tc>
          <w:tcPr>
            <w:tcW w:w="1276" w:type="dxa"/>
          </w:tcPr>
          <w:p w14:paraId="5EF656BE">
            <w:pPr>
              <w:pStyle w:val="5"/>
              <w:ind w:firstLine="0" w:firstLineChars="0"/>
              <w:jc w:val="center"/>
              <w:rPr>
                <w:rFonts w:hint="eastAsia" w:ascii="宋体" w:hAnsi="宋体" w:eastAsia="宋体"/>
                <w:b/>
                <w:bCs/>
                <w:kern w:val="0"/>
                <w:sz w:val="20"/>
                <w:szCs w:val="20"/>
              </w:rPr>
            </w:pPr>
            <w:r>
              <w:rPr>
                <w:rFonts w:hint="eastAsia" w:ascii="宋体" w:hAnsi="宋体" w:eastAsia="宋体"/>
                <w:b/>
                <w:bCs/>
                <w:kern w:val="0"/>
                <w:sz w:val="20"/>
                <w:szCs w:val="20"/>
              </w:rPr>
              <w:t>0</w:t>
            </w:r>
            <w:r>
              <w:rPr>
                <w:rFonts w:ascii="宋体" w:hAnsi="宋体" w:eastAsia="宋体"/>
                <w:b/>
                <w:bCs/>
                <w:kern w:val="0"/>
                <w:sz w:val="20"/>
                <w:szCs w:val="20"/>
              </w:rPr>
              <w:t>.358</w:t>
            </w:r>
          </w:p>
        </w:tc>
        <w:tc>
          <w:tcPr>
            <w:tcW w:w="1276" w:type="dxa"/>
          </w:tcPr>
          <w:p w14:paraId="2B6AAED6">
            <w:pPr>
              <w:pStyle w:val="5"/>
              <w:ind w:firstLine="0" w:firstLineChars="0"/>
              <w:jc w:val="center"/>
              <w:rPr>
                <w:rFonts w:hint="eastAsia" w:ascii="宋体" w:hAnsi="宋体" w:eastAsia="宋体"/>
                <w:b/>
                <w:bCs/>
                <w:kern w:val="0"/>
                <w:sz w:val="20"/>
                <w:szCs w:val="20"/>
              </w:rPr>
            </w:pPr>
            <w:r>
              <w:rPr>
                <w:rFonts w:hint="eastAsia" w:ascii="宋体" w:hAnsi="宋体" w:eastAsia="宋体"/>
                <w:b/>
                <w:bCs/>
                <w:kern w:val="0"/>
                <w:sz w:val="20"/>
                <w:szCs w:val="20"/>
              </w:rPr>
              <w:t>-</w:t>
            </w:r>
            <w:r>
              <w:rPr>
                <w:rFonts w:ascii="宋体" w:hAnsi="宋体" w:eastAsia="宋体"/>
                <w:b/>
                <w:bCs/>
                <w:kern w:val="0"/>
                <w:sz w:val="20"/>
                <w:szCs w:val="20"/>
              </w:rPr>
              <w:t>0.610</w:t>
            </w:r>
          </w:p>
        </w:tc>
      </w:tr>
      <w:tr w14:paraId="2E2BFB9D">
        <w:trPr>
          <w:jc w:val="center"/>
        </w:trPr>
        <w:tc>
          <w:tcPr>
            <w:tcW w:w="1418" w:type="dxa"/>
          </w:tcPr>
          <w:p w14:paraId="4D5BE7A8">
            <w:pPr>
              <w:pStyle w:val="5"/>
              <w:ind w:firstLine="0" w:firstLineChars="0"/>
              <w:jc w:val="center"/>
              <w:rPr>
                <w:rFonts w:hint="eastAsia" w:ascii="宋体" w:hAnsi="宋体" w:eastAsia="宋体"/>
                <w:b/>
                <w:bCs/>
                <w:kern w:val="0"/>
                <w:sz w:val="20"/>
                <w:szCs w:val="20"/>
              </w:rPr>
            </w:pPr>
            <w:r>
              <w:rPr>
                <w:rFonts w:hint="eastAsia" w:ascii="宋体" w:hAnsi="宋体" w:eastAsia="宋体"/>
                <w:b/>
                <w:bCs/>
                <w:kern w:val="0"/>
                <w:sz w:val="20"/>
                <w:szCs w:val="20"/>
              </w:rPr>
              <w:t>C</w:t>
            </w:r>
          </w:p>
        </w:tc>
        <w:tc>
          <w:tcPr>
            <w:tcW w:w="1275" w:type="dxa"/>
          </w:tcPr>
          <w:p w14:paraId="59D30906">
            <w:pPr>
              <w:pStyle w:val="5"/>
              <w:ind w:firstLine="0" w:firstLineChars="0"/>
              <w:jc w:val="center"/>
              <w:rPr>
                <w:rFonts w:hint="eastAsia" w:ascii="宋体" w:hAnsi="宋体" w:eastAsia="宋体"/>
                <w:b/>
                <w:bCs/>
                <w:kern w:val="0"/>
                <w:sz w:val="20"/>
                <w:szCs w:val="20"/>
              </w:rPr>
            </w:pPr>
            <w:r>
              <w:rPr>
                <w:rFonts w:hint="eastAsia" w:ascii="宋体" w:hAnsi="宋体" w:eastAsia="宋体"/>
                <w:b/>
                <w:bCs/>
                <w:kern w:val="0"/>
                <w:sz w:val="20"/>
                <w:szCs w:val="20"/>
              </w:rPr>
              <w:t>2</w:t>
            </w:r>
            <w:r>
              <w:rPr>
                <w:rFonts w:ascii="宋体" w:hAnsi="宋体" w:eastAsia="宋体"/>
                <w:b/>
                <w:bCs/>
                <w:kern w:val="0"/>
                <w:sz w:val="20"/>
                <w:szCs w:val="20"/>
              </w:rPr>
              <w:t>/9</w:t>
            </w:r>
          </w:p>
        </w:tc>
        <w:tc>
          <w:tcPr>
            <w:tcW w:w="1276" w:type="dxa"/>
          </w:tcPr>
          <w:p w14:paraId="100E01BA">
            <w:pPr>
              <w:pStyle w:val="5"/>
              <w:ind w:firstLine="0" w:firstLineChars="0"/>
              <w:jc w:val="center"/>
              <w:rPr>
                <w:rFonts w:hint="eastAsia" w:ascii="宋体" w:hAnsi="宋体" w:eastAsia="宋体"/>
                <w:b/>
                <w:bCs/>
                <w:kern w:val="0"/>
                <w:sz w:val="20"/>
                <w:szCs w:val="20"/>
              </w:rPr>
            </w:pPr>
            <w:r>
              <w:rPr>
                <w:rFonts w:hint="eastAsia" w:ascii="宋体" w:hAnsi="宋体" w:eastAsia="宋体"/>
                <w:b/>
                <w:bCs/>
                <w:kern w:val="0"/>
                <w:sz w:val="20"/>
                <w:szCs w:val="20"/>
              </w:rPr>
              <w:t>0</w:t>
            </w:r>
            <w:r>
              <w:rPr>
                <w:rFonts w:ascii="宋体" w:hAnsi="宋体" w:eastAsia="宋体"/>
                <w:b/>
                <w:bCs/>
                <w:kern w:val="0"/>
                <w:sz w:val="20"/>
                <w:szCs w:val="20"/>
              </w:rPr>
              <w:t>.158</w:t>
            </w:r>
          </w:p>
        </w:tc>
        <w:tc>
          <w:tcPr>
            <w:tcW w:w="1276" w:type="dxa"/>
          </w:tcPr>
          <w:p w14:paraId="0464E82F">
            <w:pPr>
              <w:pStyle w:val="5"/>
              <w:ind w:firstLine="0" w:firstLineChars="0"/>
              <w:jc w:val="center"/>
              <w:rPr>
                <w:rFonts w:hint="eastAsia" w:ascii="宋体" w:hAnsi="宋体" w:eastAsia="宋体"/>
                <w:b/>
                <w:bCs/>
                <w:kern w:val="0"/>
                <w:sz w:val="20"/>
                <w:szCs w:val="20"/>
              </w:rPr>
            </w:pPr>
            <w:r>
              <w:rPr>
                <w:rFonts w:hint="eastAsia" w:ascii="宋体" w:hAnsi="宋体" w:eastAsia="宋体"/>
                <w:b/>
                <w:bCs/>
                <w:kern w:val="0"/>
                <w:sz w:val="20"/>
                <w:szCs w:val="20"/>
              </w:rPr>
              <w:t>0</w:t>
            </w:r>
            <w:r>
              <w:rPr>
                <w:rFonts w:ascii="宋体" w:hAnsi="宋体" w:eastAsia="宋体"/>
                <w:b/>
                <w:bCs/>
                <w:kern w:val="0"/>
                <w:sz w:val="20"/>
                <w:szCs w:val="20"/>
              </w:rPr>
              <w:t>.290</w:t>
            </w:r>
          </w:p>
        </w:tc>
      </w:tr>
      <w:tr w14:paraId="67716933">
        <w:trPr>
          <w:jc w:val="center"/>
        </w:trPr>
        <w:tc>
          <w:tcPr>
            <w:tcW w:w="1418" w:type="dxa"/>
          </w:tcPr>
          <w:p w14:paraId="686073C6">
            <w:pPr>
              <w:pStyle w:val="5"/>
              <w:ind w:firstLine="0" w:firstLineChars="0"/>
              <w:jc w:val="center"/>
              <w:rPr>
                <w:rFonts w:hint="eastAsia" w:ascii="宋体" w:hAnsi="宋体" w:eastAsia="宋体"/>
                <w:b/>
                <w:bCs/>
                <w:kern w:val="0"/>
                <w:sz w:val="20"/>
                <w:szCs w:val="20"/>
              </w:rPr>
            </w:pPr>
            <w:r>
              <w:rPr>
                <w:rFonts w:hint="eastAsia" w:ascii="宋体" w:hAnsi="宋体" w:eastAsia="宋体"/>
                <w:b/>
                <w:bCs/>
                <w:kern w:val="0"/>
                <w:sz w:val="20"/>
                <w:szCs w:val="20"/>
              </w:rPr>
              <w:t>D</w:t>
            </w:r>
          </w:p>
        </w:tc>
        <w:tc>
          <w:tcPr>
            <w:tcW w:w="1275" w:type="dxa"/>
          </w:tcPr>
          <w:p w14:paraId="5746668B">
            <w:pPr>
              <w:pStyle w:val="5"/>
              <w:ind w:firstLine="0" w:firstLineChars="0"/>
              <w:jc w:val="center"/>
              <w:rPr>
                <w:rFonts w:hint="eastAsia" w:ascii="宋体" w:hAnsi="宋体" w:eastAsia="宋体"/>
                <w:b/>
                <w:bCs/>
                <w:kern w:val="0"/>
                <w:sz w:val="20"/>
                <w:szCs w:val="20"/>
              </w:rPr>
            </w:pPr>
            <w:r>
              <w:rPr>
                <w:rFonts w:hint="eastAsia" w:ascii="宋体" w:hAnsi="宋体" w:eastAsia="宋体"/>
                <w:b/>
                <w:bCs/>
                <w:kern w:val="0"/>
                <w:sz w:val="20"/>
                <w:szCs w:val="20"/>
              </w:rPr>
              <w:t>2</w:t>
            </w:r>
            <w:r>
              <w:rPr>
                <w:rFonts w:ascii="宋体" w:hAnsi="宋体" w:eastAsia="宋体"/>
                <w:b/>
                <w:bCs/>
                <w:kern w:val="0"/>
                <w:sz w:val="20"/>
                <w:szCs w:val="20"/>
              </w:rPr>
              <w:t>/9</w:t>
            </w:r>
          </w:p>
        </w:tc>
        <w:tc>
          <w:tcPr>
            <w:tcW w:w="1276" w:type="dxa"/>
          </w:tcPr>
          <w:p w14:paraId="42D8C6C0">
            <w:pPr>
              <w:pStyle w:val="5"/>
              <w:ind w:firstLine="0" w:firstLineChars="0"/>
              <w:jc w:val="center"/>
              <w:rPr>
                <w:rFonts w:hint="eastAsia" w:ascii="宋体" w:hAnsi="宋体" w:eastAsia="宋体"/>
                <w:b/>
                <w:bCs/>
                <w:kern w:val="0"/>
                <w:sz w:val="20"/>
                <w:szCs w:val="20"/>
              </w:rPr>
            </w:pPr>
            <w:r>
              <w:rPr>
                <w:rFonts w:hint="eastAsia" w:ascii="宋体" w:hAnsi="宋体" w:eastAsia="宋体"/>
                <w:b/>
                <w:bCs/>
                <w:kern w:val="0"/>
                <w:sz w:val="20"/>
                <w:szCs w:val="20"/>
              </w:rPr>
              <w:t>0</w:t>
            </w:r>
            <w:r>
              <w:rPr>
                <w:rFonts w:ascii="宋体" w:hAnsi="宋体" w:eastAsia="宋体"/>
                <w:b/>
                <w:bCs/>
                <w:kern w:val="0"/>
                <w:sz w:val="20"/>
                <w:szCs w:val="20"/>
              </w:rPr>
              <w:t>.215</w:t>
            </w:r>
          </w:p>
        </w:tc>
        <w:tc>
          <w:tcPr>
            <w:tcW w:w="1276" w:type="dxa"/>
          </w:tcPr>
          <w:p w14:paraId="114D8EF1">
            <w:pPr>
              <w:pStyle w:val="5"/>
              <w:ind w:firstLine="0" w:firstLineChars="0"/>
              <w:jc w:val="center"/>
              <w:rPr>
                <w:rFonts w:hint="eastAsia" w:ascii="宋体" w:hAnsi="宋体" w:eastAsia="宋体"/>
                <w:b/>
                <w:bCs/>
                <w:kern w:val="0"/>
                <w:sz w:val="20"/>
                <w:szCs w:val="20"/>
              </w:rPr>
            </w:pPr>
            <w:r>
              <w:rPr>
                <w:rFonts w:hint="eastAsia" w:ascii="宋体" w:hAnsi="宋体" w:eastAsia="宋体"/>
                <w:b/>
                <w:bCs/>
                <w:kern w:val="0"/>
                <w:sz w:val="20"/>
                <w:szCs w:val="20"/>
              </w:rPr>
              <w:t>0</w:t>
            </w:r>
            <w:r>
              <w:rPr>
                <w:rFonts w:ascii="宋体" w:hAnsi="宋体" w:eastAsia="宋体"/>
                <w:b/>
                <w:bCs/>
                <w:kern w:val="0"/>
                <w:sz w:val="20"/>
                <w:szCs w:val="20"/>
              </w:rPr>
              <w:t>.033</w:t>
            </w:r>
          </w:p>
        </w:tc>
      </w:tr>
    </w:tbl>
    <w:p w14:paraId="091C2D36">
      <w:pPr>
        <w:pStyle w:val="5"/>
        <w:ind w:left="420" w:firstLine="0" w:firstLineChars="0"/>
        <w:rPr>
          <w:rFonts w:hint="eastAsia" w:ascii="宋体" w:hAnsi="宋体" w:eastAsia="宋体"/>
        </w:rPr>
      </w:pPr>
    </w:p>
    <w:p w14:paraId="7960C388">
      <w:pPr>
        <w:ind w:left="420" w:firstLineChars="0"/>
        <w:rPr>
          <w:ins w:id="68" w:author="包子姐" w:date="2026-06-21T21:45:38Z"/>
          <w:rStyle w:val="23"/>
          <w:rFonts w:hint="eastAsia"/>
        </w:rPr>
        <w:pPrChange w:id="67" w:author="包子姐" w:date="2026-06-21T21:45:38Z">
          <w:pPr>
            <w:pStyle w:val="5"/>
            <w:ind w:left="420" w:firstLine="0" w:firstLineChars="0"/>
          </w:pPr>
        </w:pPrChange>
      </w:pPr>
      <w:ins w:id="69" w:author="包子姐" w:date="2026-06-21T21:45:38Z">
        <w:r>
          <w:rPr>
            <w:rStyle w:val="23"/>
            <w:rFonts w:hint="eastAsia"/>
          </w:rPr>
          <w:br w:type="page"/>
        </w:r>
      </w:ins>
    </w:p>
    <w:p w14:paraId="58B2A2B0">
      <w:pPr>
        <w:pStyle w:val="5"/>
        <w:ind w:left="420" w:firstLine="0" w:firstLineChars="0"/>
        <w:rPr>
          <w:ins w:id="70" w:author="包子姐" w:date="2026-06-21T21:45:39Z"/>
          <w:rStyle w:val="23"/>
          <w:rFonts w:hint="default" w:eastAsiaTheme="minorEastAsia"/>
          <w:sz w:val="36"/>
          <w:szCs w:val="36"/>
          <w:highlight w:val="yellow"/>
          <w:lang w:val="en-US" w:eastAsia="zh-CN"/>
          <w:rPrChange w:id="71" w:author="包子姐" w:date="2026-06-27T22:18:47Z">
            <w:rPr>
              <w:ins w:id="72" w:author="包子姐" w:date="2026-06-21T21:45:39Z"/>
              <w:rStyle w:val="23"/>
              <w:rFonts w:hint="default" w:eastAsiaTheme="minorEastAsia"/>
              <w:lang w:val="en-US" w:eastAsia="zh-CN"/>
            </w:rPr>
          </w:rPrChange>
        </w:rPr>
      </w:pPr>
      <w:ins w:id="73" w:author="包子姐" w:date="2026-06-21T21:45:40Z">
        <w:r>
          <w:rPr>
            <w:rStyle w:val="23"/>
            <w:rFonts w:hint="eastAsia"/>
            <w:sz w:val="36"/>
            <w:szCs w:val="36"/>
            <w:highlight w:val="yellow"/>
            <w:lang w:val="en-US" w:eastAsia="zh-CN"/>
            <w:rPrChange w:id="74" w:author="包子姐" w:date="2026-06-27T22:18:47Z">
              <w:rPr>
                <w:rStyle w:val="23"/>
                <w:rFonts w:hint="eastAsia"/>
                <w:lang w:val="en-US" w:eastAsia="zh-CN"/>
              </w:rPr>
            </w:rPrChange>
          </w:rPr>
          <w:t xml:space="preserve">3 </w:t>
        </w:r>
      </w:ins>
      <w:ins w:id="75" w:author="包子姐" w:date="2026-06-21T21:45:42Z">
        <w:r>
          <w:rPr>
            <w:rStyle w:val="23"/>
            <w:rFonts w:hint="eastAsia"/>
            <w:sz w:val="36"/>
            <w:szCs w:val="36"/>
            <w:highlight w:val="yellow"/>
            <w:lang w:val="en-US" w:eastAsia="zh-CN"/>
            <w:rPrChange w:id="76" w:author="包子姐" w:date="2026-06-27T22:18:47Z">
              <w:rPr>
                <w:rStyle w:val="23"/>
                <w:rFonts w:hint="eastAsia"/>
                <w:lang w:val="en-US" w:eastAsia="zh-CN"/>
              </w:rPr>
            </w:rPrChange>
          </w:rPr>
          <w:t>mapreduce</w:t>
        </w:r>
      </w:ins>
    </w:p>
    <w:p w14:paraId="00F5A21E">
      <w:pPr>
        <w:pStyle w:val="5"/>
        <w:ind w:left="420" w:firstLine="0" w:firstLineChars="0"/>
        <w:rPr>
          <w:rFonts w:hint="eastAsia" w:ascii="宋体" w:hAnsi="宋体" w:eastAsia="宋体"/>
        </w:rPr>
      </w:pPr>
      <w:r>
        <w:rPr>
          <w:rStyle w:val="23"/>
          <w:rFonts w:hint="eastAsia"/>
        </w:rPr>
        <w:t>2</w:t>
      </w:r>
      <w:r>
        <w:rPr>
          <w:rStyle w:val="23"/>
        </w:rPr>
        <w:t>.3.1</w:t>
      </w:r>
      <w:r>
        <w:rPr>
          <w:rFonts w:ascii="宋体" w:hAnsi="宋体" w:eastAsia="宋体"/>
        </w:rPr>
        <w:t xml:space="preserve"> </w:t>
      </w:r>
      <w:r>
        <w:rPr>
          <w:rFonts w:hint="eastAsia" w:ascii="宋体" w:hAnsi="宋体" w:eastAsia="宋体"/>
        </w:rPr>
        <w:t>设计</w:t>
      </w:r>
      <w:r>
        <w:rPr>
          <w:rFonts w:ascii="宋体" w:hAnsi="宋体" w:eastAsia="宋体"/>
        </w:rPr>
        <w:t>MapReduce算法来实现下列功能,其中每种功能的输入都是整数构成的大文件,而输出则是下面的情形之一</w:t>
      </w:r>
      <w:r>
        <w:rPr>
          <w:rFonts w:hint="eastAsia" w:ascii="宋体" w:hAnsi="宋体" w:eastAsia="宋体"/>
        </w:rPr>
        <w:t>：</w:t>
      </w:r>
    </w:p>
    <w:p w14:paraId="6A590EC5">
      <w:pPr>
        <w:pStyle w:val="5"/>
        <w:ind w:left="420" w:firstLine="420" w:firstLineChars="0"/>
        <w:rPr>
          <w:rFonts w:hint="eastAsia" w:ascii="宋体" w:hAnsi="宋体" w:eastAsia="宋体"/>
        </w:rPr>
        <w:pPrChange w:id="77" w:author="包子姐" w:date="2026-06-21T21:48:57Z">
          <w:pPr>
            <w:pStyle w:val="5"/>
            <w:ind w:left="420" w:firstLine="0" w:firstLineChars="0"/>
          </w:pPr>
        </w:pPrChange>
      </w:pPr>
      <w:r>
        <w:rPr>
          <w:rFonts w:ascii="宋体" w:hAnsi="宋体" w:eastAsia="宋体"/>
        </w:rPr>
        <w:t>a)最大整数；</w:t>
      </w:r>
    </w:p>
    <w:p w14:paraId="75988C68">
      <w:pPr>
        <w:pStyle w:val="5"/>
        <w:ind w:left="420" w:firstLine="420" w:firstLineChars="0"/>
        <w:rPr>
          <w:rFonts w:hint="eastAsia" w:ascii="宋体" w:hAnsi="宋体" w:eastAsia="宋体"/>
        </w:rPr>
        <w:pPrChange w:id="78" w:author="包子姐" w:date="2026-06-21T21:48:57Z">
          <w:pPr>
            <w:pStyle w:val="5"/>
            <w:ind w:left="420" w:firstLine="0" w:firstLineChars="0"/>
          </w:pPr>
        </w:pPrChange>
      </w:pPr>
      <w:r>
        <w:rPr>
          <w:rFonts w:ascii="宋体" w:hAnsi="宋体" w:eastAsia="宋体"/>
        </w:rPr>
        <w:t>b)所有整数的平均值；</w:t>
      </w:r>
    </w:p>
    <w:p w14:paraId="784F6C36">
      <w:pPr>
        <w:pStyle w:val="5"/>
        <w:ind w:left="420" w:firstLine="420" w:firstLineChars="0"/>
        <w:rPr>
          <w:rFonts w:hint="eastAsia" w:ascii="宋体" w:hAnsi="宋体" w:eastAsia="宋体"/>
        </w:rPr>
        <w:pPrChange w:id="79" w:author="包子姐" w:date="2026-06-21T21:48:57Z">
          <w:pPr>
            <w:pStyle w:val="5"/>
            <w:ind w:left="420" w:firstLine="0" w:firstLineChars="0"/>
          </w:pPr>
        </w:pPrChange>
      </w:pPr>
      <w:r>
        <w:rPr>
          <w:rFonts w:ascii="宋体" w:hAnsi="宋体" w:eastAsia="宋体"/>
        </w:rPr>
        <w:t>c)整数集合,但是每个整数只出现一次</w:t>
      </w:r>
      <w:r>
        <w:rPr>
          <w:rFonts w:hint="eastAsia" w:ascii="宋体" w:hAnsi="宋体" w:eastAsia="宋体"/>
        </w:rPr>
        <w:t>；</w:t>
      </w:r>
    </w:p>
    <w:p w14:paraId="19F74C2E">
      <w:pPr>
        <w:pStyle w:val="5"/>
        <w:ind w:left="420" w:firstLine="420" w:firstLineChars="0"/>
        <w:rPr>
          <w:rFonts w:hint="eastAsia" w:ascii="宋体" w:hAnsi="宋体" w:eastAsia="宋体"/>
        </w:rPr>
        <w:pPrChange w:id="80" w:author="包子姐" w:date="2026-06-21T21:48:57Z">
          <w:pPr>
            <w:pStyle w:val="5"/>
            <w:ind w:left="420" w:firstLine="0" w:firstLineChars="0"/>
          </w:pPr>
        </w:pPrChange>
      </w:pPr>
      <w:r>
        <w:rPr>
          <w:rFonts w:ascii="宋体" w:hAnsi="宋体" w:eastAsia="宋体"/>
        </w:rPr>
        <w:t>d)输入中不同整数的出现次数。</w:t>
      </w:r>
    </w:p>
    <w:p w14:paraId="3F323E3A">
      <w:pPr>
        <w:ind w:firstLine="420"/>
        <w:rPr>
          <w:ins w:id="81" w:author="包子姐" w:date="2026-06-21T21:48:36Z"/>
          <w:rFonts w:hint="eastAsia" w:ascii="宋体" w:hAnsi="宋体" w:eastAsia="宋体"/>
        </w:rPr>
      </w:pPr>
      <w:r>
        <w:rPr>
          <w:rFonts w:hint="eastAsia" w:ascii="宋体" w:hAnsi="宋体" w:eastAsia="宋体"/>
        </w:rPr>
        <w:t>上面每一种情况下</w:t>
      </w:r>
      <w:r>
        <w:rPr>
          <w:rFonts w:ascii="宋体" w:hAnsi="宋体" w:eastAsia="宋体"/>
        </w:rPr>
        <w:t>,都假设每个元组对的键被忽略或抛弃</w:t>
      </w:r>
      <w:r>
        <w:rPr>
          <w:rFonts w:hint="eastAsia" w:ascii="宋体" w:hAnsi="宋体" w:eastAsia="宋体"/>
        </w:rPr>
        <w:t>。</w:t>
      </w:r>
    </w:p>
    <w:p w14:paraId="55F7B1D0">
      <w:pPr>
        <w:ind w:firstLine="420"/>
        <w:rPr>
          <w:rFonts w:hint="eastAsia" w:ascii="宋体" w:hAnsi="宋体" w:eastAsia="宋体"/>
        </w:rPr>
      </w:pPr>
    </w:p>
    <w:p w14:paraId="2008839B">
      <w:pPr>
        <w:ind w:left="420"/>
        <w:rPr>
          <w:ins w:id="82" w:author="包子姐" w:date="2026-06-21T21:48:40Z"/>
          <w:rFonts w:hint="eastAsia" w:ascii="宋体" w:hAnsi="宋体" w:eastAsia="宋体"/>
          <w:b/>
          <w:bCs/>
        </w:rPr>
      </w:pPr>
      <w:r>
        <w:rPr>
          <w:rFonts w:hint="eastAsia" w:ascii="宋体" w:hAnsi="宋体" w:eastAsia="宋体"/>
          <w:b/>
          <w:bCs/>
        </w:rPr>
        <w:t>参考答案（不唯一）：</w:t>
      </w:r>
    </w:p>
    <w:p w14:paraId="058A15C9">
      <w:pPr>
        <w:ind w:left="420"/>
        <w:rPr>
          <w:ins w:id="83" w:author="包子姐" w:date="2026-06-21T21:48:42Z"/>
          <w:rFonts w:ascii="宋体" w:hAnsi="宋体" w:eastAsia="宋体"/>
        </w:rPr>
      </w:pPr>
      <w:r>
        <w:rPr>
          <w:rFonts w:hint="eastAsia" w:ascii="宋体" w:hAnsi="宋体" w:eastAsia="宋体"/>
        </w:rPr>
        <w:t>a）</w:t>
      </w:r>
      <w:r>
        <w:rPr>
          <w:rFonts w:ascii="宋体" w:hAnsi="宋体" w:eastAsia="宋体"/>
        </w:rPr>
        <w:t>Map:对于主文件中出现的第m个整数j</w:t>
      </w:r>
      <w:r>
        <w:rPr>
          <w:rFonts w:hint="eastAsia" w:ascii="宋体" w:hAnsi="宋体" w:eastAsia="宋体"/>
        </w:rPr>
        <w:t>输出</w:t>
      </w:r>
      <w:r>
        <w:rPr>
          <w:rFonts w:ascii="宋体" w:hAnsi="宋体" w:eastAsia="宋体"/>
        </w:rPr>
        <w:t>键值对(</w:t>
      </w:r>
      <w:r>
        <w:rPr>
          <w:rFonts w:ascii="Cambria Math" w:hAnsi="Cambria Math" w:eastAsia="宋体" w:cs="Cambria Math"/>
        </w:rPr>
        <w:t>𝑚</w:t>
      </w:r>
      <w:r>
        <w:rPr>
          <w:rFonts w:ascii="宋体" w:hAnsi="宋体" w:eastAsia="宋体"/>
        </w:rPr>
        <w:t>，</w:t>
      </w:r>
      <w:r>
        <w:rPr>
          <w:rFonts w:ascii="Cambria Math" w:hAnsi="Cambria Math" w:eastAsia="宋体" w:cs="Cambria Math"/>
        </w:rPr>
        <w:t>𝑗</w:t>
      </w:r>
      <w:r>
        <w:rPr>
          <w:rFonts w:ascii="宋体" w:hAnsi="宋体" w:eastAsia="宋体"/>
        </w:rPr>
        <w:t>)</w:t>
      </w:r>
      <w:r>
        <w:rPr>
          <w:rFonts w:hint="eastAsia" w:ascii="宋体" w:hAnsi="宋体" w:eastAsia="宋体"/>
        </w:rPr>
        <w:t>。</w:t>
      </w:r>
      <w:bookmarkStart w:id="0" w:name="_Hlk169276310"/>
      <w:r>
        <w:rPr>
          <w:rFonts w:ascii="宋体" w:hAnsi="宋体" w:eastAsia="宋体"/>
        </w:rPr>
        <w:t>Reduce:读取</w:t>
      </w:r>
      <w:r>
        <w:rPr>
          <w:rFonts w:hint="eastAsia" w:ascii="宋体" w:hAnsi="宋体" w:eastAsia="宋体"/>
        </w:rPr>
        <w:t>每个键值对，</w:t>
      </w:r>
      <w:r>
        <w:rPr>
          <w:rFonts w:ascii="宋体" w:hAnsi="宋体" w:eastAsia="宋体"/>
        </w:rPr>
        <w:t>将关联值存储</w:t>
      </w:r>
      <w:r>
        <w:rPr>
          <w:rFonts w:hint="eastAsia" w:ascii="宋体" w:hAnsi="宋体" w:eastAsia="宋体"/>
        </w:rPr>
        <w:t>为列表</w:t>
      </w:r>
      <w:r>
        <w:rPr>
          <w:rFonts w:ascii="宋体" w:hAnsi="宋体" w:eastAsia="宋体"/>
        </w:rPr>
        <w:t>[</w:t>
      </w:r>
      <w:r>
        <w:rPr>
          <w:rFonts w:ascii="Cambria Math" w:hAnsi="Cambria Math" w:eastAsia="宋体" w:cs="Cambria Math"/>
        </w:rPr>
        <w:t>𝑗</w:t>
      </w:r>
      <w:r>
        <w:rPr>
          <w:rFonts w:ascii="宋体" w:hAnsi="宋体" w:eastAsia="宋体"/>
        </w:rPr>
        <w:t>1，</w:t>
      </w:r>
      <w:r>
        <w:rPr>
          <w:rFonts w:ascii="Cambria Math" w:hAnsi="Cambria Math" w:eastAsia="宋体" w:cs="Cambria Math"/>
        </w:rPr>
        <w:t>𝑗</w:t>
      </w:r>
      <w:r>
        <w:rPr>
          <w:rFonts w:ascii="宋体" w:hAnsi="宋体" w:eastAsia="宋体"/>
        </w:rPr>
        <w:t>2</w:t>
      </w:r>
      <w:r>
        <w:rPr>
          <w:rFonts w:hint="eastAsia" w:ascii="宋体" w:hAnsi="宋体" w:eastAsia="宋体"/>
        </w:rPr>
        <w:t>,</w:t>
      </w:r>
      <w:r>
        <w:rPr>
          <w:rFonts w:ascii="宋体" w:hAnsi="宋体" w:eastAsia="宋体"/>
        </w:rPr>
        <w:t>…，</w:t>
      </w:r>
      <w:r>
        <w:rPr>
          <w:rFonts w:ascii="Cambria Math" w:hAnsi="Cambria Math" w:eastAsia="宋体" w:cs="Cambria Math"/>
        </w:rPr>
        <w:t>𝑗𝑛</w:t>
      </w:r>
      <w:r>
        <w:rPr>
          <w:rFonts w:ascii="宋体" w:hAnsi="宋体" w:eastAsia="宋体"/>
        </w:rPr>
        <w:t>]</w:t>
      </w:r>
      <w:r>
        <w:rPr>
          <w:rFonts w:hint="eastAsia" w:ascii="宋体" w:hAnsi="宋体" w:eastAsia="宋体"/>
        </w:rPr>
        <w:t>。</w:t>
      </w:r>
      <w:r>
        <w:rPr>
          <w:rFonts w:ascii="宋体" w:hAnsi="宋体" w:eastAsia="宋体"/>
        </w:rPr>
        <w:t>Reduce输</w:t>
      </w:r>
      <w:r>
        <w:rPr>
          <w:rFonts w:hint="eastAsia" w:ascii="宋体" w:hAnsi="宋体" w:eastAsia="宋体"/>
        </w:rPr>
        <w:t>出</w:t>
      </w:r>
      <w:r>
        <w:rPr>
          <w:rFonts w:ascii="宋体" w:hAnsi="宋体" w:eastAsia="宋体"/>
        </w:rPr>
        <w:t>max([</w:t>
      </w:r>
      <w:r>
        <w:rPr>
          <w:rFonts w:ascii="Cambria Math" w:hAnsi="Cambria Math" w:eastAsia="宋体" w:cs="Cambria Math"/>
        </w:rPr>
        <w:t>𝑗</w:t>
      </w:r>
      <w:r>
        <w:rPr>
          <w:rFonts w:ascii="宋体" w:hAnsi="宋体" w:eastAsia="宋体"/>
        </w:rPr>
        <w:t>1，</w:t>
      </w:r>
      <w:r>
        <w:rPr>
          <w:rFonts w:ascii="Cambria Math" w:hAnsi="Cambria Math" w:eastAsia="宋体" w:cs="Cambria Math"/>
        </w:rPr>
        <w:t>𝑗</w:t>
      </w:r>
      <w:r>
        <w:rPr>
          <w:rFonts w:ascii="宋体" w:hAnsi="宋体" w:eastAsia="宋体"/>
        </w:rPr>
        <w:t>2</w:t>
      </w:r>
      <w:r>
        <w:rPr>
          <w:rFonts w:hint="eastAsia" w:ascii="宋体" w:hAnsi="宋体" w:eastAsia="宋体"/>
        </w:rPr>
        <w:t>,</w:t>
      </w:r>
      <w:r>
        <w:rPr>
          <w:rFonts w:ascii="宋体" w:hAnsi="宋体" w:eastAsia="宋体"/>
        </w:rPr>
        <w:t>…，</w:t>
      </w:r>
      <w:r>
        <w:rPr>
          <w:rFonts w:ascii="Cambria Math" w:hAnsi="Cambria Math" w:eastAsia="宋体" w:cs="Cambria Math"/>
        </w:rPr>
        <w:t>𝑗𝑛</w:t>
      </w:r>
      <w:r>
        <w:rPr>
          <w:rFonts w:ascii="宋体" w:hAnsi="宋体" w:eastAsia="宋体"/>
        </w:rPr>
        <w:t>])。</w:t>
      </w:r>
    </w:p>
    <w:p w14:paraId="71DD54A7">
      <w:pPr>
        <w:ind w:left="420"/>
        <w:rPr>
          <w:rFonts w:hint="eastAsia" w:ascii="宋体" w:hAnsi="宋体" w:eastAsia="宋体"/>
        </w:rPr>
      </w:pPr>
    </w:p>
    <w:bookmarkEnd w:id="0"/>
    <w:p w14:paraId="1D7263EA">
      <w:pPr>
        <w:ind w:left="420"/>
        <w:rPr>
          <w:ins w:id="84" w:author="包子姐" w:date="2026-06-21T21:48:48Z"/>
          <w:rFonts w:ascii="宋体" w:hAnsi="宋体" w:eastAsia="宋体"/>
        </w:rPr>
      </w:pPr>
      <w:r>
        <w:rPr>
          <w:rFonts w:hint="eastAsia" w:ascii="宋体" w:hAnsi="宋体" w:eastAsia="宋体"/>
        </w:rPr>
        <w:t>b</w:t>
      </w:r>
      <w:r>
        <w:rPr>
          <w:rFonts w:ascii="宋体" w:hAnsi="宋体" w:eastAsia="宋体"/>
        </w:rPr>
        <w:t>) Map:对于主文件中出现的第m个整数j</w:t>
      </w:r>
      <w:r>
        <w:rPr>
          <w:rFonts w:hint="eastAsia" w:ascii="宋体" w:hAnsi="宋体" w:eastAsia="宋体"/>
        </w:rPr>
        <w:t>输出</w:t>
      </w:r>
      <w:r>
        <w:rPr>
          <w:rFonts w:ascii="宋体" w:hAnsi="宋体" w:eastAsia="宋体"/>
        </w:rPr>
        <w:t>键值对(</w:t>
      </w:r>
      <w:r>
        <w:rPr>
          <w:rFonts w:ascii="Cambria Math" w:hAnsi="Cambria Math" w:eastAsia="宋体" w:cs="Cambria Math"/>
        </w:rPr>
        <w:t>𝑚</w:t>
      </w:r>
      <w:r>
        <w:rPr>
          <w:rFonts w:ascii="宋体" w:hAnsi="宋体" w:eastAsia="宋体"/>
        </w:rPr>
        <w:t>，</w:t>
      </w:r>
      <w:r>
        <w:rPr>
          <w:rFonts w:ascii="Cambria Math" w:hAnsi="Cambria Math" w:eastAsia="宋体" w:cs="Cambria Math"/>
        </w:rPr>
        <w:t>𝑗</w:t>
      </w:r>
      <w:r>
        <w:rPr>
          <w:rFonts w:ascii="宋体" w:hAnsi="宋体" w:eastAsia="宋体"/>
        </w:rPr>
        <w:t>)</w:t>
      </w:r>
      <w:r>
        <w:rPr>
          <w:rFonts w:hint="eastAsia" w:ascii="宋体" w:hAnsi="宋体" w:eastAsia="宋体"/>
        </w:rPr>
        <w:t>。</w:t>
      </w:r>
      <w:bookmarkStart w:id="1" w:name="_Hlk169276394"/>
      <w:r>
        <w:rPr>
          <w:rFonts w:ascii="宋体" w:hAnsi="宋体" w:eastAsia="宋体"/>
        </w:rPr>
        <w:t>Reduce:读取每个键值对，将键设为Hash(m) mod R，并将关联值存储为</w:t>
      </w:r>
      <w:r>
        <w:rPr>
          <w:rFonts w:hint="eastAsia" w:ascii="宋体" w:hAnsi="宋体" w:eastAsia="宋体"/>
        </w:rPr>
        <w:t>列表</w:t>
      </w:r>
      <w:r>
        <w:rPr>
          <w:rFonts w:ascii="宋体" w:hAnsi="宋体" w:eastAsia="宋体"/>
        </w:rPr>
        <w:t>[</w:t>
      </w:r>
      <w:r>
        <w:rPr>
          <w:rFonts w:ascii="Cambria Math" w:hAnsi="Cambria Math" w:eastAsia="宋体" w:cs="Cambria Math"/>
        </w:rPr>
        <w:t>𝑗</w:t>
      </w:r>
      <w:r>
        <w:rPr>
          <w:rFonts w:ascii="宋体" w:hAnsi="宋体" w:eastAsia="宋体"/>
        </w:rPr>
        <w:t>1，</w:t>
      </w:r>
      <w:r>
        <w:rPr>
          <w:rFonts w:ascii="Cambria Math" w:hAnsi="Cambria Math" w:eastAsia="宋体" w:cs="Cambria Math"/>
        </w:rPr>
        <w:t>𝑗</w:t>
      </w:r>
      <w:r>
        <w:rPr>
          <w:rFonts w:ascii="宋体" w:hAnsi="宋体" w:eastAsia="宋体"/>
        </w:rPr>
        <w:t>2,…，</w:t>
      </w:r>
      <w:r>
        <w:rPr>
          <w:rFonts w:ascii="Cambria Math" w:hAnsi="Cambria Math" w:eastAsia="宋体" w:cs="Cambria Math"/>
        </w:rPr>
        <w:t>𝑗𝑛</w:t>
      </w:r>
      <w:r>
        <w:rPr>
          <w:rFonts w:ascii="宋体" w:hAnsi="宋体" w:eastAsia="宋体"/>
        </w:rPr>
        <w:t>]。 Reduce输出average([</w:t>
      </w:r>
      <w:r>
        <w:rPr>
          <w:rFonts w:ascii="Cambria Math" w:hAnsi="Cambria Math" w:eastAsia="宋体" w:cs="Cambria Math"/>
        </w:rPr>
        <w:t>𝑗</w:t>
      </w:r>
      <w:r>
        <w:rPr>
          <w:rFonts w:ascii="宋体" w:hAnsi="宋体" w:eastAsia="宋体"/>
        </w:rPr>
        <w:t>1，</w:t>
      </w:r>
      <w:r>
        <w:rPr>
          <w:rFonts w:ascii="Cambria Math" w:hAnsi="Cambria Math" w:eastAsia="宋体" w:cs="Cambria Math"/>
        </w:rPr>
        <w:t>𝑗</w:t>
      </w:r>
      <w:r>
        <w:rPr>
          <w:rFonts w:ascii="宋体" w:hAnsi="宋体" w:eastAsia="宋体"/>
        </w:rPr>
        <w:t>2,…，</w:t>
      </w:r>
      <w:r>
        <w:rPr>
          <w:rFonts w:ascii="Cambria Math" w:hAnsi="Cambria Math" w:eastAsia="宋体" w:cs="Cambria Math"/>
        </w:rPr>
        <w:t>𝑗𝑛</w:t>
      </w:r>
      <w:r>
        <w:rPr>
          <w:rFonts w:ascii="宋体" w:hAnsi="宋体" w:eastAsia="宋体"/>
        </w:rPr>
        <w:t>])</w:t>
      </w:r>
      <w:r>
        <w:rPr>
          <w:rFonts w:hint="eastAsia" w:ascii="宋体" w:hAnsi="宋体" w:eastAsia="宋体"/>
        </w:rPr>
        <w:t>以及</w:t>
      </w:r>
      <w:r>
        <w:rPr>
          <w:rFonts w:ascii="宋体" w:hAnsi="宋体" w:eastAsia="宋体"/>
        </w:rPr>
        <w:t>[</w:t>
      </w:r>
      <w:r>
        <w:rPr>
          <w:rFonts w:ascii="Cambria Math" w:hAnsi="Cambria Math" w:eastAsia="宋体" w:cs="Cambria Math"/>
        </w:rPr>
        <w:t>𝑗</w:t>
      </w:r>
      <w:r>
        <w:rPr>
          <w:rFonts w:ascii="宋体" w:hAnsi="宋体" w:eastAsia="宋体"/>
        </w:rPr>
        <w:t>1，</w:t>
      </w:r>
      <w:r>
        <w:rPr>
          <w:rFonts w:ascii="Cambria Math" w:hAnsi="Cambria Math" w:eastAsia="宋体" w:cs="Cambria Math"/>
        </w:rPr>
        <w:t>𝑗</w:t>
      </w:r>
      <w:r>
        <w:rPr>
          <w:rFonts w:ascii="宋体" w:hAnsi="宋体" w:eastAsia="宋体"/>
        </w:rPr>
        <w:t>2,…，</w:t>
      </w:r>
      <w:r>
        <w:rPr>
          <w:rFonts w:ascii="Cambria Math" w:hAnsi="Cambria Math" w:eastAsia="宋体" w:cs="Cambria Math"/>
        </w:rPr>
        <w:t>𝑗𝑛</w:t>
      </w:r>
      <w:r>
        <w:rPr>
          <w:rFonts w:ascii="宋体" w:hAnsi="宋体" w:eastAsia="宋体"/>
        </w:rPr>
        <w:t>]</w:t>
      </w:r>
      <w:r>
        <w:rPr>
          <w:rFonts w:hint="eastAsia" w:ascii="宋体" w:hAnsi="宋体" w:eastAsia="宋体"/>
        </w:rPr>
        <w:t>的大小</w:t>
      </w:r>
      <w:r>
        <w:rPr>
          <w:rFonts w:ascii="宋体" w:hAnsi="宋体" w:eastAsia="宋体"/>
        </w:rPr>
        <w:t>。</w:t>
      </w:r>
      <w:bookmarkEnd w:id="1"/>
    </w:p>
    <w:p w14:paraId="0B11A462">
      <w:pPr>
        <w:ind w:left="420"/>
        <w:rPr>
          <w:rFonts w:hint="eastAsia" w:ascii="宋体" w:hAnsi="宋体" w:eastAsia="宋体"/>
        </w:rPr>
      </w:pPr>
    </w:p>
    <w:p w14:paraId="486FBBB5">
      <w:pPr>
        <w:ind w:left="420"/>
        <w:rPr>
          <w:ins w:id="85" w:author="包子姐" w:date="2026-06-21T21:48:51Z"/>
          <w:rFonts w:ascii="宋体" w:hAnsi="宋体" w:eastAsia="宋体"/>
        </w:rPr>
      </w:pPr>
      <w:r>
        <w:rPr>
          <w:rFonts w:hint="eastAsia" w:ascii="宋体" w:hAnsi="宋体" w:eastAsia="宋体"/>
        </w:rPr>
        <w:t>c</w:t>
      </w:r>
      <w:r>
        <w:rPr>
          <w:rFonts w:ascii="宋体" w:hAnsi="宋体" w:eastAsia="宋体"/>
        </w:rPr>
        <w:t>) Map:对于主文件中出现的第m个整数j</w:t>
      </w:r>
      <w:r>
        <w:rPr>
          <w:rFonts w:hint="eastAsia" w:ascii="宋体" w:hAnsi="宋体" w:eastAsia="宋体"/>
        </w:rPr>
        <w:t>输出</w:t>
      </w:r>
      <w:r>
        <w:rPr>
          <w:rFonts w:ascii="宋体" w:hAnsi="宋体" w:eastAsia="宋体"/>
        </w:rPr>
        <w:t>键值对(</w:t>
      </w:r>
      <w:r>
        <w:rPr>
          <w:rFonts w:ascii="Cambria Math" w:hAnsi="Cambria Math" w:eastAsia="宋体" w:cs="Cambria Math"/>
        </w:rPr>
        <w:t>𝑚</w:t>
      </w:r>
      <w:r>
        <w:rPr>
          <w:rFonts w:ascii="宋体" w:hAnsi="宋体" w:eastAsia="宋体"/>
        </w:rPr>
        <w:t>，</w:t>
      </w:r>
      <w:r>
        <w:rPr>
          <w:rFonts w:ascii="Cambria Math" w:hAnsi="Cambria Math" w:eastAsia="宋体" w:cs="Cambria Math"/>
        </w:rPr>
        <w:t>𝑗</w:t>
      </w:r>
      <w:r>
        <w:rPr>
          <w:rFonts w:ascii="宋体" w:hAnsi="宋体" w:eastAsia="宋体"/>
        </w:rPr>
        <w:t>)</w:t>
      </w:r>
      <w:r>
        <w:rPr>
          <w:rFonts w:hint="eastAsia" w:ascii="宋体" w:hAnsi="宋体" w:eastAsia="宋体"/>
        </w:rPr>
        <w:t>。</w:t>
      </w:r>
      <w:r>
        <w:rPr>
          <w:rFonts w:ascii="宋体" w:hAnsi="宋体" w:eastAsia="宋体"/>
        </w:rPr>
        <w:t>Reduce:读取每个键值对，将键设为Hash(m) mod R，并将关联值存储为</w:t>
      </w:r>
      <w:r>
        <w:rPr>
          <w:rFonts w:hint="eastAsia" w:ascii="宋体" w:hAnsi="宋体" w:eastAsia="宋体"/>
        </w:rPr>
        <w:t>集合</w:t>
      </w:r>
      <w:r>
        <w:rPr>
          <w:rFonts w:ascii="宋体" w:hAnsi="宋体" w:eastAsia="宋体"/>
        </w:rPr>
        <w:t>{</w:t>
      </w:r>
      <w:r>
        <w:rPr>
          <w:rFonts w:ascii="Cambria Math" w:hAnsi="Cambria Math" w:eastAsia="宋体" w:cs="Cambria Math"/>
        </w:rPr>
        <w:t>𝑗</w:t>
      </w:r>
      <w:r>
        <w:rPr>
          <w:rFonts w:ascii="宋体" w:hAnsi="宋体" w:eastAsia="宋体"/>
        </w:rPr>
        <w:t>1，</w:t>
      </w:r>
      <w:r>
        <w:rPr>
          <w:rFonts w:ascii="Cambria Math" w:hAnsi="Cambria Math" w:eastAsia="宋体" w:cs="Cambria Math"/>
        </w:rPr>
        <w:t>𝑗</w:t>
      </w:r>
      <w:r>
        <w:rPr>
          <w:rFonts w:ascii="宋体" w:hAnsi="宋体" w:eastAsia="宋体"/>
        </w:rPr>
        <w:t>2,…，</w:t>
      </w:r>
      <w:r>
        <w:rPr>
          <w:rFonts w:ascii="Cambria Math" w:hAnsi="Cambria Math" w:eastAsia="宋体" w:cs="Cambria Math"/>
        </w:rPr>
        <w:t>𝑗𝑛</w:t>
      </w:r>
      <w:r>
        <w:rPr>
          <w:rFonts w:ascii="宋体" w:hAnsi="宋体" w:eastAsia="宋体"/>
        </w:rPr>
        <w:t>}。 Reduce输出{</w:t>
      </w:r>
      <w:r>
        <w:rPr>
          <w:rFonts w:ascii="Cambria Math" w:hAnsi="Cambria Math" w:eastAsia="宋体" w:cs="Cambria Math"/>
        </w:rPr>
        <w:t>𝑗</w:t>
      </w:r>
      <w:r>
        <w:rPr>
          <w:rFonts w:ascii="宋体" w:hAnsi="宋体" w:eastAsia="宋体"/>
        </w:rPr>
        <w:t>1，</w:t>
      </w:r>
      <w:r>
        <w:rPr>
          <w:rFonts w:ascii="Cambria Math" w:hAnsi="Cambria Math" w:eastAsia="宋体" w:cs="Cambria Math"/>
        </w:rPr>
        <w:t>𝑗</w:t>
      </w:r>
      <w:r>
        <w:rPr>
          <w:rFonts w:ascii="宋体" w:hAnsi="宋体" w:eastAsia="宋体"/>
        </w:rPr>
        <w:t>2,…，</w:t>
      </w:r>
      <w:r>
        <w:rPr>
          <w:rFonts w:ascii="Cambria Math" w:hAnsi="Cambria Math" w:eastAsia="宋体" w:cs="Cambria Math"/>
        </w:rPr>
        <w:t>𝑗𝑛</w:t>
      </w:r>
      <w:r>
        <w:rPr>
          <w:rFonts w:ascii="宋体" w:hAnsi="宋体" w:eastAsia="宋体"/>
        </w:rPr>
        <w:t>}。</w:t>
      </w:r>
    </w:p>
    <w:p w14:paraId="2B7172E4">
      <w:pPr>
        <w:ind w:left="420"/>
        <w:rPr>
          <w:rFonts w:hint="eastAsia" w:ascii="宋体" w:hAnsi="宋体" w:eastAsia="宋体"/>
        </w:rPr>
      </w:pPr>
    </w:p>
    <w:p w14:paraId="0180F556">
      <w:pPr>
        <w:ind w:left="420"/>
        <w:rPr>
          <w:rFonts w:hint="eastAsia" w:ascii="宋体" w:hAnsi="宋体" w:eastAsia="宋体"/>
        </w:rPr>
      </w:pPr>
      <w:r>
        <w:rPr>
          <w:rFonts w:hint="eastAsia" w:ascii="宋体" w:hAnsi="宋体" w:eastAsia="宋体"/>
        </w:rPr>
        <w:t>d</w:t>
      </w:r>
      <w:r>
        <w:rPr>
          <w:rFonts w:ascii="宋体" w:hAnsi="宋体" w:eastAsia="宋体"/>
        </w:rPr>
        <w:t>) Map:对于主文件中出现的第m个整数j</w:t>
      </w:r>
      <w:r>
        <w:rPr>
          <w:rFonts w:hint="eastAsia" w:ascii="宋体" w:hAnsi="宋体" w:eastAsia="宋体"/>
        </w:rPr>
        <w:t>输出</w:t>
      </w:r>
      <w:r>
        <w:rPr>
          <w:rFonts w:ascii="宋体" w:hAnsi="宋体" w:eastAsia="宋体"/>
        </w:rPr>
        <w:t>键值对(</w:t>
      </w:r>
      <w:r>
        <w:rPr>
          <w:rFonts w:ascii="Cambria Math" w:hAnsi="Cambria Math" w:eastAsia="宋体" w:cs="Cambria Math"/>
        </w:rPr>
        <w:t>𝑚</w:t>
      </w:r>
      <w:r>
        <w:rPr>
          <w:rFonts w:ascii="宋体" w:hAnsi="宋体" w:eastAsia="宋体"/>
        </w:rPr>
        <w:t>，</w:t>
      </w:r>
      <w:r>
        <w:rPr>
          <w:rFonts w:ascii="Cambria Math" w:hAnsi="Cambria Math" w:eastAsia="宋体" w:cs="Cambria Math"/>
        </w:rPr>
        <w:t>𝑗</w:t>
      </w:r>
      <w:r>
        <w:rPr>
          <w:rFonts w:ascii="宋体" w:hAnsi="宋体" w:eastAsia="宋体"/>
        </w:rPr>
        <w:t>)</w:t>
      </w:r>
      <w:r>
        <w:rPr>
          <w:rFonts w:hint="eastAsia" w:ascii="宋体" w:hAnsi="宋体" w:eastAsia="宋体"/>
        </w:rPr>
        <w:t>。</w:t>
      </w:r>
      <w:r>
        <w:rPr>
          <w:rFonts w:ascii="宋体" w:hAnsi="宋体" w:eastAsia="宋体"/>
        </w:rPr>
        <w:t>Reduce:读取每个键值对，</w:t>
      </w:r>
      <w:r>
        <w:rPr>
          <w:rFonts w:hint="eastAsia" w:ascii="宋体" w:hAnsi="宋体" w:eastAsia="宋体"/>
        </w:rPr>
        <w:t>并存储{j</w:t>
      </w:r>
      <w:r>
        <w:rPr>
          <w:rFonts w:ascii="宋体" w:hAnsi="宋体" w:eastAsia="宋体"/>
        </w:rPr>
        <w:t>,count}。</w:t>
      </w:r>
      <w:r>
        <w:rPr>
          <w:rFonts w:hint="eastAsia" w:ascii="宋体" w:hAnsi="宋体" w:eastAsia="宋体"/>
        </w:rPr>
        <w:t>每次读取得到j，则将count增加1。</w:t>
      </w:r>
      <w:r>
        <w:rPr>
          <w:rFonts w:ascii="宋体" w:hAnsi="宋体" w:eastAsia="宋体"/>
        </w:rPr>
        <w:t>Reduce输出</w:t>
      </w:r>
      <w:r>
        <w:rPr>
          <w:rFonts w:hint="eastAsia" w:ascii="宋体" w:hAnsi="宋体" w:eastAsia="宋体"/>
        </w:rPr>
        <w:t>[(</w:t>
      </w:r>
      <w:r>
        <w:rPr>
          <w:rFonts w:ascii="Cambria Math" w:hAnsi="Cambria Math" w:eastAsia="宋体" w:cs="Cambria Math"/>
        </w:rPr>
        <w:t>𝑗</w:t>
      </w:r>
      <w:r>
        <w:rPr>
          <w:rFonts w:ascii="宋体" w:hAnsi="宋体" w:eastAsia="宋体"/>
        </w:rPr>
        <w:t>1,count1),…，</w:t>
      </w:r>
      <w:r>
        <w:rPr>
          <w:rFonts w:hint="eastAsia" w:ascii="宋体" w:hAnsi="宋体" w:eastAsia="宋体"/>
        </w:rPr>
        <w:t>(</w:t>
      </w:r>
      <w:r>
        <w:rPr>
          <w:rFonts w:ascii="Cambria Math" w:hAnsi="Cambria Math" w:eastAsia="宋体" w:cs="Cambria Math"/>
        </w:rPr>
        <w:t>𝑗𝑛,countn)</w:t>
      </w:r>
      <w:r>
        <w:rPr>
          <w:rFonts w:ascii="宋体" w:hAnsi="宋体" w:eastAsia="宋体"/>
        </w:rPr>
        <w:t>]。</w:t>
      </w:r>
    </w:p>
    <w:p w14:paraId="4B508AE8">
      <w:pPr>
        <w:ind w:firstLine="0"/>
        <w:rPr>
          <w:ins w:id="87" w:author="包子姐" w:date="2026-06-21T21:44:14Z"/>
          <w:rFonts w:hint="eastAsia" w:ascii="宋体" w:hAnsi="宋体" w:eastAsia="宋体"/>
        </w:rPr>
        <w:pPrChange w:id="86" w:author="包子姐" w:date="2026-06-21T21:44:14Z">
          <w:pPr>
            <w:ind w:firstLine="420"/>
          </w:pPr>
        </w:pPrChange>
      </w:pPr>
      <w:ins w:id="88" w:author="包子姐" w:date="2026-06-21T21:44:14Z">
        <w:r>
          <w:rPr>
            <w:rFonts w:hint="eastAsia" w:ascii="宋体" w:hAnsi="宋体" w:eastAsia="宋体"/>
          </w:rPr>
          <w:br w:type="page"/>
        </w:r>
      </w:ins>
    </w:p>
    <w:p w14:paraId="0B63B473">
      <w:pPr>
        <w:ind w:firstLine="420"/>
        <w:rPr>
          <w:rFonts w:hint="default" w:ascii="宋体" w:hAnsi="宋体" w:eastAsia="宋体"/>
          <w:sz w:val="24"/>
          <w:szCs w:val="28"/>
          <w:highlight w:val="yellow"/>
          <w:lang w:val="en-US" w:eastAsia="zh-CN"/>
          <w:rPrChange w:id="89" w:author="包子姐" w:date="2026-06-27T11:31:51Z">
            <w:rPr>
              <w:rFonts w:hint="default" w:ascii="宋体" w:hAnsi="宋体" w:eastAsia="宋体"/>
              <w:lang w:val="en-US" w:eastAsia="zh-CN"/>
            </w:rPr>
          </w:rPrChange>
        </w:rPr>
      </w:pPr>
      <w:ins w:id="90" w:author="包子姐" w:date="2026-06-21T21:44:49Z">
        <w:r>
          <w:rPr>
            <w:rFonts w:hint="eastAsia" w:ascii="宋体" w:hAnsi="宋体" w:eastAsia="宋体"/>
            <w:sz w:val="24"/>
            <w:szCs w:val="28"/>
            <w:highlight w:val="yellow"/>
            <w:lang w:val="en-US" w:eastAsia="zh-CN"/>
            <w:rPrChange w:id="91" w:author="包子姐" w:date="2026-06-27T11:31:51Z">
              <w:rPr>
                <w:rFonts w:hint="eastAsia" w:ascii="宋体" w:hAnsi="宋体" w:eastAsia="宋体"/>
                <w:lang w:val="en-US" w:eastAsia="zh-CN"/>
              </w:rPr>
            </w:rPrChange>
          </w:rPr>
          <w:t xml:space="preserve">4 </w:t>
        </w:r>
      </w:ins>
      <w:ins w:id="92" w:author="包子姐" w:date="2026-06-21T21:44:53Z">
        <w:r>
          <w:rPr>
            <w:rFonts w:hint="eastAsia" w:ascii="宋体" w:hAnsi="宋体" w:eastAsia="宋体"/>
            <w:sz w:val="24"/>
            <w:szCs w:val="28"/>
            <w:highlight w:val="yellow"/>
            <w:lang w:val="en-US" w:eastAsia="zh-CN"/>
            <w:rPrChange w:id="93" w:author="包子姐" w:date="2026-06-27T11:31:51Z">
              <w:rPr>
                <w:rFonts w:hint="eastAsia" w:ascii="宋体" w:hAnsi="宋体" w:eastAsia="宋体"/>
                <w:lang w:val="en-US" w:eastAsia="zh-CN"/>
              </w:rPr>
            </w:rPrChange>
          </w:rPr>
          <w:t>相似项</w:t>
        </w:r>
      </w:ins>
      <w:ins w:id="94" w:author="包子姐" w:date="2026-06-21T21:44:54Z">
        <w:r>
          <w:rPr>
            <w:rFonts w:hint="eastAsia" w:ascii="宋体" w:hAnsi="宋体" w:eastAsia="宋体"/>
            <w:sz w:val="24"/>
            <w:szCs w:val="28"/>
            <w:highlight w:val="yellow"/>
            <w:lang w:val="en-US" w:eastAsia="zh-CN"/>
            <w:rPrChange w:id="95" w:author="包子姐" w:date="2026-06-27T11:31:51Z">
              <w:rPr>
                <w:rFonts w:hint="eastAsia" w:ascii="宋体" w:hAnsi="宋体" w:eastAsia="宋体"/>
                <w:lang w:val="en-US" w:eastAsia="zh-CN"/>
              </w:rPr>
            </w:rPrChange>
          </w:rPr>
          <w:t>与</w:t>
        </w:r>
      </w:ins>
      <w:ins w:id="96" w:author="包子姐" w:date="2026-06-21T21:44:55Z">
        <w:r>
          <w:rPr>
            <w:rFonts w:hint="eastAsia" w:ascii="宋体" w:hAnsi="宋体" w:eastAsia="宋体"/>
            <w:sz w:val="24"/>
            <w:szCs w:val="28"/>
            <w:highlight w:val="yellow"/>
            <w:lang w:val="en-US" w:eastAsia="zh-CN"/>
            <w:rPrChange w:id="97" w:author="包子姐" w:date="2026-06-27T11:31:51Z">
              <w:rPr>
                <w:rFonts w:hint="eastAsia" w:ascii="宋体" w:hAnsi="宋体" w:eastAsia="宋体"/>
                <w:lang w:val="en-US" w:eastAsia="zh-CN"/>
              </w:rPr>
            </w:rPrChange>
          </w:rPr>
          <w:t>minihash</w:t>
        </w:r>
      </w:ins>
    </w:p>
    <w:p w14:paraId="6BEDB5A1">
      <w:pPr>
        <w:pStyle w:val="5"/>
        <w:ind w:left="420" w:firstLine="0" w:firstLineChars="0"/>
        <w:rPr>
          <w:rFonts w:hint="eastAsia" w:ascii="宋体" w:hAnsi="宋体" w:eastAsia="宋体"/>
        </w:rPr>
      </w:pPr>
      <w:r>
        <w:rPr>
          <w:rStyle w:val="23"/>
          <w:rFonts w:hint="eastAsia"/>
        </w:rPr>
        <w:t>3</w:t>
      </w:r>
      <w:r>
        <w:rPr>
          <w:rStyle w:val="23"/>
        </w:rPr>
        <w:t xml:space="preserve">.1.1 </w:t>
      </w:r>
      <w:r>
        <w:rPr>
          <w:rFonts w:hint="eastAsia" w:ascii="宋体" w:hAnsi="宋体" w:eastAsia="宋体"/>
        </w:rPr>
        <w:t>计算三个集合{</w:t>
      </w:r>
      <w:r>
        <w:rPr>
          <w:rFonts w:ascii="宋体" w:hAnsi="宋体" w:eastAsia="宋体"/>
        </w:rPr>
        <w:t>1,2,3,4}</w:t>
      </w:r>
      <w:r>
        <w:rPr>
          <w:rFonts w:hint="eastAsia" w:ascii="宋体" w:hAnsi="宋体" w:eastAsia="宋体"/>
        </w:rPr>
        <w:t>、</w:t>
      </w:r>
      <w:r>
        <w:rPr>
          <w:rFonts w:ascii="宋体" w:hAnsi="宋体" w:eastAsia="宋体"/>
        </w:rPr>
        <w:t>{2,3,5,7}</w:t>
      </w:r>
      <w:r>
        <w:rPr>
          <w:rFonts w:hint="eastAsia" w:ascii="宋体" w:hAnsi="宋体" w:eastAsia="宋体"/>
        </w:rPr>
        <w:t>和</w:t>
      </w:r>
      <w:r>
        <w:rPr>
          <w:rFonts w:ascii="宋体" w:hAnsi="宋体" w:eastAsia="宋体"/>
        </w:rPr>
        <w:t>{2,4,6}</w:t>
      </w:r>
      <w:r>
        <w:rPr>
          <w:rFonts w:hint="eastAsia" w:ascii="宋体" w:hAnsi="宋体" w:eastAsia="宋体"/>
        </w:rPr>
        <w:t>两两之间的Jaccard相似度。</w:t>
      </w:r>
    </w:p>
    <w:p w14:paraId="195DD482">
      <w:pPr>
        <w:pStyle w:val="5"/>
        <w:pBdr>
          <w:bottom w:val="single" w:color="auto" w:sz="4" w:space="0"/>
        </w:pBdr>
        <w:ind w:left="420" w:firstLine="0" w:firstLineChars="0"/>
        <w:rPr>
          <w:rFonts w:hint="eastAsia" w:ascii="宋体" w:hAnsi="宋体" w:eastAsia="宋体"/>
        </w:rPr>
        <w:pPrChange w:id="98" w:author="包子姐" w:date="2026-06-21T21:49:02Z">
          <w:pPr>
            <w:pStyle w:val="5"/>
            <w:ind w:left="420" w:firstLine="0" w:firstLineChars="0"/>
          </w:pPr>
        </w:pPrChange>
      </w:pPr>
      <w:r>
        <w:rPr>
          <w:rFonts w:hint="eastAsia" w:ascii="宋体" w:hAnsi="宋体" w:eastAsia="宋体"/>
          <w:b/>
          <w:bCs/>
        </w:rPr>
        <w:t>参考答案：</w:t>
      </w:r>
      <w:r>
        <w:rPr>
          <w:rFonts w:hint="eastAsia" w:ascii="宋体" w:hAnsi="宋体" w:eastAsia="宋体"/>
        </w:rPr>
        <w:t>三个集合分别设为</w:t>
      </w:r>
      <w:r>
        <w:rPr>
          <w:rFonts w:ascii="宋体" w:hAnsi="宋体" w:eastAsia="宋体"/>
        </w:rPr>
        <w:t>A={1,2,3,4}, B={2,3,5,7}, C={2,4,6}</w:t>
      </w:r>
      <w:r>
        <w:rPr>
          <w:rFonts w:hint="eastAsia" w:ascii="宋体" w:hAnsi="宋体" w:eastAsia="宋体"/>
        </w:rPr>
        <w:t>。因此，</w:t>
      </w:r>
      <w:r>
        <w:rPr>
          <w:rFonts w:ascii="宋体" w:hAnsi="宋体" w:eastAsia="宋体"/>
        </w:rPr>
        <w:t>A和B集合的Jaccrad相似度SIM(A,B)=(|A∩B|)/(|A∪B|)=2/6</w:t>
      </w:r>
      <w:r>
        <w:rPr>
          <w:rFonts w:hint="eastAsia" w:ascii="宋体" w:hAnsi="宋体" w:eastAsia="宋体"/>
        </w:rPr>
        <w:t>。类似的，</w:t>
      </w:r>
      <w:r>
        <w:rPr>
          <w:rFonts w:ascii="宋体" w:hAnsi="宋体" w:eastAsia="宋体"/>
        </w:rPr>
        <w:t>SIM(A,C)=2/5</w:t>
      </w:r>
      <w:r>
        <w:rPr>
          <w:rFonts w:hint="eastAsia" w:ascii="宋体" w:hAnsi="宋体" w:eastAsia="宋体"/>
        </w:rPr>
        <w:t>。</w:t>
      </w:r>
      <w:r>
        <w:rPr>
          <w:rFonts w:ascii="宋体" w:hAnsi="宋体" w:eastAsia="宋体"/>
        </w:rPr>
        <w:t>SIM(B,C)=1/6</w:t>
      </w:r>
    </w:p>
    <w:p w14:paraId="6EA95F75">
      <w:pPr>
        <w:pStyle w:val="5"/>
        <w:ind w:left="420" w:firstLine="0" w:firstLineChars="0"/>
        <w:rPr>
          <w:rFonts w:hint="default" w:ascii="宋体" w:hAnsi="宋体" w:eastAsia="宋体"/>
          <w:lang w:val="en-US" w:eastAsia="zh-CN"/>
        </w:rPr>
      </w:pPr>
    </w:p>
    <w:p w14:paraId="3FAE2BCF">
      <w:pPr>
        <w:pStyle w:val="5"/>
        <w:ind w:left="420" w:firstLine="0" w:firstLineChars="0"/>
        <w:rPr>
          <w:rFonts w:hint="eastAsia" w:ascii="宋体" w:hAnsi="宋体" w:eastAsia="宋体"/>
        </w:rPr>
      </w:pPr>
      <w:r>
        <w:rPr>
          <w:rStyle w:val="23"/>
          <w:rFonts w:hint="eastAsia"/>
        </w:rPr>
        <w:t>3</w:t>
      </w:r>
      <w:r>
        <w:rPr>
          <w:rStyle w:val="23"/>
        </w:rPr>
        <w:t xml:space="preserve">.3.2 </w:t>
      </w:r>
      <w:r>
        <w:rPr>
          <w:rFonts w:hint="eastAsia" w:ascii="宋体" w:hAnsi="宋体" w:eastAsia="宋体"/>
        </w:rPr>
        <w:t>使用图3</w:t>
      </w:r>
      <w:r>
        <w:rPr>
          <w:rFonts w:ascii="宋体" w:hAnsi="宋体" w:eastAsia="宋体"/>
        </w:rPr>
        <w:t>-4</w:t>
      </w:r>
      <w:r>
        <w:rPr>
          <w:rFonts w:hint="eastAsia" w:ascii="宋体" w:hAnsi="宋体" w:eastAsia="宋体"/>
        </w:rPr>
        <w:t>的数据，计算增加如下两个哈希函数之后得到的签名矩阵：</w:t>
      </w:r>
    </w:p>
    <w:p w14:paraId="17D380F7">
      <w:pPr>
        <w:pStyle w:val="5"/>
        <w:numPr>
          <w:ilvl w:val="0"/>
          <w:numId w:val="2"/>
        </w:numPr>
        <w:ind w:firstLineChars="0"/>
        <w:rPr>
          <w:rFonts w:hint="eastAsia" w:ascii="宋体" w:hAnsi="宋体" w:eastAsia="宋体"/>
        </w:rPr>
      </w:pPr>
      <w:r>
        <w:rPr>
          <w:rFonts w:ascii="宋体" w:hAnsi="宋体" w:eastAsia="宋体"/>
        </w:rPr>
        <w:t>h</w:t>
      </w:r>
      <w:r>
        <w:rPr>
          <w:rFonts w:ascii="宋体" w:hAnsi="宋体" w:eastAsia="宋体"/>
          <w:vertAlign w:val="subscript"/>
        </w:rPr>
        <w:t>3</w:t>
      </w:r>
      <w:r>
        <w:rPr>
          <w:rFonts w:ascii="宋体" w:hAnsi="宋体" w:eastAsia="宋体"/>
        </w:rPr>
        <w:t>(x)=2x+4 mod 5</w:t>
      </w:r>
      <w:r>
        <w:rPr>
          <w:rFonts w:hint="eastAsia" w:ascii="宋体" w:hAnsi="宋体" w:eastAsia="宋体"/>
        </w:rPr>
        <w:t>；</w:t>
      </w:r>
    </w:p>
    <w:p w14:paraId="28073243">
      <w:pPr>
        <w:pStyle w:val="5"/>
        <w:numPr>
          <w:ilvl w:val="0"/>
          <w:numId w:val="2"/>
        </w:numPr>
        <w:ind w:firstLineChars="0"/>
        <w:rPr>
          <w:rFonts w:hint="eastAsia" w:ascii="宋体" w:hAnsi="宋体" w:eastAsia="宋体"/>
        </w:rPr>
      </w:pPr>
      <w:r>
        <w:rPr>
          <w:rFonts w:hint="eastAsia" w:ascii="宋体" w:hAnsi="宋体" w:eastAsia="宋体"/>
        </w:rPr>
        <w:t>h</w:t>
      </w:r>
      <w:r>
        <w:rPr>
          <w:rFonts w:ascii="宋体" w:hAnsi="宋体" w:eastAsia="宋体"/>
          <w:vertAlign w:val="subscript"/>
        </w:rPr>
        <w:t>4</w:t>
      </w:r>
      <w:r>
        <w:rPr>
          <w:rFonts w:hint="eastAsia" w:ascii="宋体" w:hAnsi="宋体" w:eastAsia="宋体"/>
        </w:rPr>
        <w:t>(</w:t>
      </w:r>
      <w:r>
        <w:rPr>
          <w:rFonts w:ascii="宋体" w:hAnsi="宋体" w:eastAsia="宋体"/>
        </w:rPr>
        <w:t>x)=3x-1 mod 5</w:t>
      </w:r>
      <w:r>
        <w:rPr>
          <w:rFonts w:hint="eastAsia" w:ascii="宋体" w:hAnsi="宋体" w:eastAsia="宋体"/>
        </w:rPr>
        <w:t>。</w:t>
      </w:r>
    </w:p>
    <w:p w14:paraId="37200676">
      <w:pPr>
        <w:pStyle w:val="5"/>
        <w:ind w:left="840" w:firstLine="0" w:firstLineChars="0"/>
        <w:rPr>
          <w:rFonts w:hint="eastAsia" w:ascii="宋体" w:hAnsi="宋体" w:eastAsia="宋体"/>
        </w:rPr>
      </w:pPr>
      <w:r>
        <w:drawing>
          <wp:inline distT="0" distB="0" distL="0" distR="0">
            <wp:extent cx="4020820" cy="1059815"/>
            <wp:effectExtent l="0" t="0" r="0" b="6985"/>
            <wp:docPr id="115400685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06858" name="图片 5"/>
                    <pic:cNvPicPr>
                      <a:picLocks noChangeAspect="1"/>
                    </pic:cNvPicPr>
                  </pic:nvPicPr>
                  <pic:blipFill>
                    <a:blip r:embed="rId26"/>
                    <a:srcRect t="9412" b="25308"/>
                    <a:stretch>
                      <a:fillRect/>
                    </a:stretch>
                  </pic:blipFill>
                  <pic:spPr>
                    <a:xfrm>
                      <a:off x="0" y="0"/>
                      <a:ext cx="4045835" cy="1066737"/>
                    </a:xfrm>
                    <a:prstGeom prst="rect">
                      <a:avLst/>
                    </a:prstGeom>
                    <a:ln>
                      <a:noFill/>
                    </a:ln>
                  </pic:spPr>
                </pic:pic>
              </a:graphicData>
            </a:graphic>
          </wp:inline>
        </w:drawing>
      </w:r>
    </w:p>
    <w:p w14:paraId="62A4B9B4">
      <w:pPr>
        <w:pStyle w:val="5"/>
        <w:ind w:left="420" w:firstLine="0" w:firstLineChars="0"/>
        <w:jc w:val="center"/>
        <w:rPr>
          <w:rFonts w:hint="eastAsia" w:ascii="宋体" w:hAnsi="宋体" w:eastAsia="宋体"/>
        </w:rPr>
      </w:pPr>
      <w:r>
        <w:rPr>
          <w:rFonts w:hint="eastAsia" w:ascii="宋体" w:hAnsi="宋体" w:eastAsia="宋体"/>
        </w:rPr>
        <w:t>图3</w:t>
      </w:r>
      <w:r>
        <w:rPr>
          <w:rFonts w:ascii="宋体" w:hAnsi="宋体" w:eastAsia="宋体"/>
        </w:rPr>
        <w:t xml:space="preserve">-4 </w:t>
      </w:r>
      <w:r>
        <w:rPr>
          <w:rFonts w:hint="eastAsia" w:ascii="宋体" w:hAnsi="宋体" w:eastAsia="宋体"/>
        </w:rPr>
        <w:t>习题示例图</w:t>
      </w:r>
    </w:p>
    <w:p w14:paraId="64750A40">
      <w:pPr>
        <w:ind w:left="420"/>
        <w:rPr>
          <w:rFonts w:hint="eastAsia" w:ascii="宋体" w:hAnsi="宋体" w:eastAsia="宋体"/>
        </w:rPr>
      </w:pPr>
      <w:r>
        <w:rPr>
          <w:rFonts w:hint="eastAsia" w:ascii="宋体" w:hAnsi="宋体" w:eastAsia="宋体"/>
          <w:b/>
          <w:bCs/>
        </w:rPr>
        <w:t>参考答案：</w:t>
      </w:r>
      <w:r>
        <w:rPr>
          <w:rFonts w:hint="eastAsia" w:ascii="宋体" w:hAnsi="宋体" w:eastAsia="宋体"/>
        </w:rPr>
        <w:t>初始时，签名矩阵为</w:t>
      </w:r>
      <w:r>
        <w:rPr>
          <w:rFonts w:ascii="宋体" w:hAnsi="宋体" w:eastAsia="宋体"/>
        </w:rPr>
        <w:t>:</w:t>
      </w:r>
    </w:p>
    <w:tbl>
      <w:tblPr>
        <w:tblStyle w:val="16"/>
        <w:tblW w:w="3430" w:type="pct"/>
        <w:tblInd w:w="14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0"/>
        <w:gridCol w:w="1169"/>
        <w:gridCol w:w="1169"/>
        <w:gridCol w:w="1169"/>
        <w:gridCol w:w="1169"/>
      </w:tblGrid>
      <w:tr w14:paraId="57C80A2D">
        <w:trPr>
          <w:trHeight w:val="332" w:hRule="atLeast"/>
        </w:trPr>
        <w:tc>
          <w:tcPr>
            <w:tcW w:w="1001" w:type="pct"/>
            <w:tcBorders>
              <w:bottom w:val="single" w:color="auto" w:sz="4" w:space="0"/>
            </w:tcBorders>
          </w:tcPr>
          <w:p w14:paraId="79172D9C">
            <w:pPr>
              <w:rPr>
                <w:rFonts w:hint="eastAsia" w:ascii="宋体" w:hAnsi="宋体" w:eastAsia="宋体"/>
                <w:kern w:val="0"/>
                <w:sz w:val="20"/>
                <w:szCs w:val="20"/>
              </w:rPr>
            </w:pPr>
          </w:p>
        </w:tc>
        <w:tc>
          <w:tcPr>
            <w:tcW w:w="1000" w:type="pct"/>
            <w:tcBorders>
              <w:bottom w:val="single" w:color="auto" w:sz="4" w:space="0"/>
            </w:tcBorders>
          </w:tcPr>
          <w:p w14:paraId="093DBD40">
            <w:pPr>
              <w:jc w:val="center"/>
              <w:rPr>
                <w:rFonts w:hint="eastAsia" w:ascii="宋体" w:hAnsi="宋体" w:eastAsia="宋体"/>
                <w:kern w:val="0"/>
                <w:sz w:val="20"/>
                <w:szCs w:val="20"/>
              </w:rPr>
            </w:pPr>
            <w:r>
              <w:rPr>
                <w:rFonts w:hint="eastAsia" w:ascii="宋体" w:hAnsi="宋体" w:eastAsia="宋体"/>
                <w:kern w:val="0"/>
                <w:sz w:val="20"/>
                <w:szCs w:val="20"/>
              </w:rPr>
              <w:t>S</w:t>
            </w:r>
            <w:r>
              <w:rPr>
                <w:rFonts w:ascii="宋体" w:hAnsi="宋体" w:eastAsia="宋体"/>
                <w:kern w:val="0"/>
                <w:sz w:val="20"/>
                <w:szCs w:val="20"/>
              </w:rPr>
              <w:t>1</w:t>
            </w:r>
          </w:p>
        </w:tc>
        <w:tc>
          <w:tcPr>
            <w:tcW w:w="1000" w:type="pct"/>
            <w:tcBorders>
              <w:bottom w:val="single" w:color="auto" w:sz="4" w:space="0"/>
            </w:tcBorders>
          </w:tcPr>
          <w:p w14:paraId="2091F23B">
            <w:pPr>
              <w:jc w:val="center"/>
              <w:rPr>
                <w:rFonts w:hint="eastAsia" w:ascii="宋体" w:hAnsi="宋体" w:eastAsia="宋体"/>
                <w:kern w:val="0"/>
                <w:sz w:val="20"/>
                <w:szCs w:val="20"/>
              </w:rPr>
            </w:pPr>
            <w:r>
              <w:rPr>
                <w:rFonts w:hint="eastAsia" w:ascii="宋体" w:hAnsi="宋体" w:eastAsia="宋体"/>
                <w:kern w:val="0"/>
                <w:sz w:val="20"/>
                <w:szCs w:val="20"/>
              </w:rPr>
              <w:t>S</w:t>
            </w:r>
            <w:r>
              <w:rPr>
                <w:rFonts w:ascii="宋体" w:hAnsi="宋体" w:eastAsia="宋体"/>
                <w:kern w:val="0"/>
                <w:sz w:val="20"/>
                <w:szCs w:val="20"/>
              </w:rPr>
              <w:t>2</w:t>
            </w:r>
          </w:p>
        </w:tc>
        <w:tc>
          <w:tcPr>
            <w:tcW w:w="1000" w:type="pct"/>
            <w:tcBorders>
              <w:bottom w:val="single" w:color="auto" w:sz="4" w:space="0"/>
            </w:tcBorders>
          </w:tcPr>
          <w:p w14:paraId="1A067AD5">
            <w:pPr>
              <w:jc w:val="center"/>
              <w:rPr>
                <w:rFonts w:hint="eastAsia" w:ascii="宋体" w:hAnsi="宋体" w:eastAsia="宋体"/>
                <w:kern w:val="0"/>
                <w:sz w:val="20"/>
                <w:szCs w:val="20"/>
              </w:rPr>
            </w:pPr>
            <w:r>
              <w:rPr>
                <w:rFonts w:hint="eastAsia" w:ascii="宋体" w:hAnsi="宋体" w:eastAsia="宋体"/>
                <w:kern w:val="0"/>
                <w:sz w:val="20"/>
                <w:szCs w:val="20"/>
              </w:rPr>
              <w:t>S</w:t>
            </w:r>
            <w:r>
              <w:rPr>
                <w:rFonts w:ascii="宋体" w:hAnsi="宋体" w:eastAsia="宋体"/>
                <w:kern w:val="0"/>
                <w:sz w:val="20"/>
                <w:szCs w:val="20"/>
              </w:rPr>
              <w:t>3</w:t>
            </w:r>
          </w:p>
        </w:tc>
        <w:tc>
          <w:tcPr>
            <w:tcW w:w="1000" w:type="pct"/>
            <w:tcBorders>
              <w:bottom w:val="single" w:color="auto" w:sz="4" w:space="0"/>
            </w:tcBorders>
          </w:tcPr>
          <w:p w14:paraId="05A2F61A">
            <w:pPr>
              <w:jc w:val="center"/>
              <w:rPr>
                <w:rFonts w:hint="eastAsia" w:ascii="宋体" w:hAnsi="宋体" w:eastAsia="宋体"/>
                <w:kern w:val="0"/>
                <w:sz w:val="20"/>
                <w:szCs w:val="20"/>
              </w:rPr>
            </w:pPr>
            <w:r>
              <w:rPr>
                <w:rFonts w:hint="eastAsia" w:ascii="宋体" w:hAnsi="宋体" w:eastAsia="宋体"/>
                <w:kern w:val="0"/>
                <w:sz w:val="20"/>
                <w:szCs w:val="20"/>
              </w:rPr>
              <w:t>S</w:t>
            </w:r>
            <w:r>
              <w:rPr>
                <w:rFonts w:ascii="宋体" w:hAnsi="宋体" w:eastAsia="宋体"/>
                <w:kern w:val="0"/>
                <w:sz w:val="20"/>
                <w:szCs w:val="20"/>
              </w:rPr>
              <w:t>4</w:t>
            </w:r>
          </w:p>
        </w:tc>
      </w:tr>
      <w:tr w14:paraId="0DB136E2">
        <w:trPr>
          <w:trHeight w:val="332" w:hRule="atLeast"/>
        </w:trPr>
        <w:tc>
          <w:tcPr>
            <w:tcW w:w="1001" w:type="pct"/>
            <w:tcBorders>
              <w:top w:val="single" w:color="auto" w:sz="4" w:space="0"/>
            </w:tcBorders>
          </w:tcPr>
          <w:p w14:paraId="303B4C2C">
            <w:pPr>
              <w:jc w:val="center"/>
              <w:rPr>
                <w:rFonts w:hint="eastAsia" w:ascii="宋体" w:hAnsi="宋体" w:eastAsia="宋体"/>
                <w:kern w:val="0"/>
                <w:sz w:val="20"/>
                <w:szCs w:val="20"/>
              </w:rPr>
            </w:pPr>
            <w:r>
              <w:rPr>
                <w:rFonts w:ascii="宋体" w:hAnsi="宋体" w:eastAsia="宋体"/>
                <w:kern w:val="0"/>
                <w:sz w:val="20"/>
                <w:szCs w:val="20"/>
              </w:rPr>
              <w:t>h1</w:t>
            </w:r>
          </w:p>
        </w:tc>
        <w:tc>
          <w:tcPr>
            <w:tcW w:w="1000" w:type="pct"/>
            <w:tcBorders>
              <w:top w:val="single" w:color="auto" w:sz="4" w:space="0"/>
            </w:tcBorders>
          </w:tcPr>
          <w:p w14:paraId="6DE5F612">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c>
          <w:tcPr>
            <w:tcW w:w="1000" w:type="pct"/>
            <w:tcBorders>
              <w:top w:val="single" w:color="auto" w:sz="4" w:space="0"/>
            </w:tcBorders>
          </w:tcPr>
          <w:p w14:paraId="2A1DF252">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c>
          <w:tcPr>
            <w:tcW w:w="1000" w:type="pct"/>
            <w:tcBorders>
              <w:top w:val="single" w:color="auto" w:sz="4" w:space="0"/>
            </w:tcBorders>
          </w:tcPr>
          <w:p w14:paraId="59E60F46">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c>
          <w:tcPr>
            <w:tcW w:w="1000" w:type="pct"/>
            <w:tcBorders>
              <w:top w:val="single" w:color="auto" w:sz="4" w:space="0"/>
            </w:tcBorders>
          </w:tcPr>
          <w:p w14:paraId="69E4E850">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r>
      <w:tr w14:paraId="672DEE3A">
        <w:trPr>
          <w:trHeight w:val="332" w:hRule="atLeast"/>
        </w:trPr>
        <w:tc>
          <w:tcPr>
            <w:tcW w:w="1001" w:type="pct"/>
          </w:tcPr>
          <w:p w14:paraId="62932C34">
            <w:pPr>
              <w:jc w:val="center"/>
              <w:rPr>
                <w:rFonts w:hint="eastAsia" w:ascii="宋体" w:hAnsi="宋体" w:eastAsia="宋体"/>
                <w:kern w:val="0"/>
                <w:sz w:val="20"/>
                <w:szCs w:val="20"/>
              </w:rPr>
            </w:pPr>
            <w:r>
              <w:rPr>
                <w:rFonts w:ascii="宋体" w:hAnsi="宋体" w:eastAsia="宋体"/>
                <w:kern w:val="0"/>
                <w:sz w:val="20"/>
                <w:szCs w:val="20"/>
              </w:rPr>
              <w:t>h2</w:t>
            </w:r>
          </w:p>
        </w:tc>
        <w:tc>
          <w:tcPr>
            <w:tcW w:w="1000" w:type="pct"/>
          </w:tcPr>
          <w:p w14:paraId="4313B842">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c>
          <w:tcPr>
            <w:tcW w:w="1000" w:type="pct"/>
          </w:tcPr>
          <w:p w14:paraId="66908EFF">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c>
          <w:tcPr>
            <w:tcW w:w="1000" w:type="pct"/>
          </w:tcPr>
          <w:p w14:paraId="52CAB05E">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c>
          <w:tcPr>
            <w:tcW w:w="1000" w:type="pct"/>
          </w:tcPr>
          <w:p w14:paraId="44DCD6EC">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r>
      <w:tr w14:paraId="3244E477">
        <w:trPr>
          <w:trHeight w:val="332" w:hRule="atLeast"/>
        </w:trPr>
        <w:tc>
          <w:tcPr>
            <w:tcW w:w="1001" w:type="pct"/>
          </w:tcPr>
          <w:p w14:paraId="681926BF">
            <w:pPr>
              <w:jc w:val="center"/>
              <w:rPr>
                <w:rFonts w:hint="eastAsia" w:ascii="宋体" w:hAnsi="宋体" w:eastAsia="宋体"/>
                <w:kern w:val="0"/>
                <w:sz w:val="20"/>
                <w:szCs w:val="20"/>
              </w:rPr>
            </w:pPr>
            <w:r>
              <w:rPr>
                <w:rFonts w:ascii="宋体" w:hAnsi="宋体" w:eastAsia="宋体"/>
                <w:kern w:val="0"/>
                <w:sz w:val="20"/>
                <w:szCs w:val="20"/>
              </w:rPr>
              <w:t>h3</w:t>
            </w:r>
          </w:p>
        </w:tc>
        <w:tc>
          <w:tcPr>
            <w:tcW w:w="1000" w:type="pct"/>
          </w:tcPr>
          <w:p w14:paraId="27F05B02">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c>
          <w:tcPr>
            <w:tcW w:w="1000" w:type="pct"/>
          </w:tcPr>
          <w:p w14:paraId="4AE02B9A">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c>
          <w:tcPr>
            <w:tcW w:w="1000" w:type="pct"/>
          </w:tcPr>
          <w:p w14:paraId="14F57E8D">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c>
          <w:tcPr>
            <w:tcW w:w="1000" w:type="pct"/>
          </w:tcPr>
          <w:p w14:paraId="2904A544">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r>
      <w:tr w14:paraId="7F30593E">
        <w:trPr>
          <w:trHeight w:val="332" w:hRule="atLeast"/>
        </w:trPr>
        <w:tc>
          <w:tcPr>
            <w:tcW w:w="1001" w:type="pct"/>
          </w:tcPr>
          <w:p w14:paraId="17FD7D01">
            <w:pPr>
              <w:jc w:val="center"/>
              <w:rPr>
                <w:rFonts w:hint="eastAsia" w:ascii="宋体" w:hAnsi="宋体" w:eastAsia="宋体"/>
                <w:kern w:val="0"/>
                <w:sz w:val="20"/>
                <w:szCs w:val="20"/>
              </w:rPr>
            </w:pPr>
            <w:r>
              <w:rPr>
                <w:rFonts w:ascii="宋体" w:hAnsi="宋体" w:eastAsia="宋体"/>
                <w:kern w:val="0"/>
                <w:sz w:val="20"/>
                <w:szCs w:val="20"/>
              </w:rPr>
              <w:t>h4</w:t>
            </w:r>
          </w:p>
        </w:tc>
        <w:tc>
          <w:tcPr>
            <w:tcW w:w="1000" w:type="pct"/>
          </w:tcPr>
          <w:p w14:paraId="72B145AF">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c>
          <w:tcPr>
            <w:tcW w:w="1000" w:type="pct"/>
          </w:tcPr>
          <w:p w14:paraId="15CB3EDE">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c>
          <w:tcPr>
            <w:tcW w:w="1000" w:type="pct"/>
          </w:tcPr>
          <w:p w14:paraId="31377A87">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c>
          <w:tcPr>
            <w:tcW w:w="1000" w:type="pct"/>
          </w:tcPr>
          <w:p w14:paraId="38646981">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r>
    </w:tbl>
    <w:p w14:paraId="7CDCA87D">
      <w:pPr>
        <w:ind w:left="420"/>
        <w:rPr>
          <w:rFonts w:hint="eastAsia" w:ascii="宋体" w:hAnsi="宋体" w:eastAsia="宋体"/>
        </w:rPr>
      </w:pPr>
      <w:r>
        <w:rPr>
          <w:rFonts w:hint="eastAsia" w:ascii="宋体" w:hAnsi="宋体" w:eastAsia="宋体"/>
        </w:rPr>
        <w:t>首先，考虑原始矩阵中第</w:t>
      </w:r>
      <w:r>
        <w:rPr>
          <w:rFonts w:ascii="宋体" w:hAnsi="宋体" w:eastAsia="宋体"/>
        </w:rPr>
        <w:t>0行。h1(0)=1;h2(0)=1,h3(0)=4;h4(0)=4。此外，只有S1和S4列的值为1，因此签名矩阵中这两列的值需要修改，修改后的签名矩阵为：</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134"/>
        <w:gridCol w:w="1134"/>
        <w:gridCol w:w="1134"/>
        <w:gridCol w:w="1134"/>
      </w:tblGrid>
      <w:tr w14:paraId="19E46ADA">
        <w:trPr>
          <w:jc w:val="center"/>
        </w:trPr>
        <w:tc>
          <w:tcPr>
            <w:tcW w:w="1134" w:type="dxa"/>
          </w:tcPr>
          <w:p w14:paraId="3838C51D">
            <w:pPr>
              <w:jc w:val="center"/>
              <w:rPr>
                <w:rFonts w:hint="eastAsia" w:ascii="宋体" w:hAnsi="宋体" w:eastAsia="宋体"/>
                <w:kern w:val="0"/>
                <w:sz w:val="20"/>
                <w:szCs w:val="20"/>
              </w:rPr>
            </w:pPr>
          </w:p>
        </w:tc>
        <w:tc>
          <w:tcPr>
            <w:tcW w:w="1134" w:type="dxa"/>
          </w:tcPr>
          <w:p w14:paraId="74EEAD31">
            <w:pPr>
              <w:jc w:val="center"/>
              <w:rPr>
                <w:rFonts w:hint="eastAsia" w:ascii="宋体" w:hAnsi="宋体" w:eastAsia="宋体"/>
                <w:kern w:val="0"/>
                <w:sz w:val="20"/>
                <w:szCs w:val="20"/>
              </w:rPr>
            </w:pPr>
            <w:r>
              <w:rPr>
                <w:rFonts w:hint="eastAsia" w:ascii="宋体" w:hAnsi="宋体" w:eastAsia="宋体"/>
                <w:kern w:val="0"/>
                <w:sz w:val="20"/>
                <w:szCs w:val="20"/>
              </w:rPr>
              <w:t>S</w:t>
            </w:r>
            <w:r>
              <w:rPr>
                <w:rFonts w:ascii="宋体" w:hAnsi="宋体" w:eastAsia="宋体"/>
                <w:kern w:val="0"/>
                <w:sz w:val="20"/>
                <w:szCs w:val="20"/>
              </w:rPr>
              <w:t>1</w:t>
            </w:r>
          </w:p>
        </w:tc>
        <w:tc>
          <w:tcPr>
            <w:tcW w:w="1134" w:type="dxa"/>
          </w:tcPr>
          <w:p w14:paraId="037731D5">
            <w:pPr>
              <w:jc w:val="center"/>
              <w:rPr>
                <w:rFonts w:hint="eastAsia" w:ascii="宋体" w:hAnsi="宋体" w:eastAsia="宋体"/>
                <w:kern w:val="0"/>
                <w:sz w:val="20"/>
                <w:szCs w:val="20"/>
              </w:rPr>
            </w:pPr>
            <w:r>
              <w:rPr>
                <w:rFonts w:hint="eastAsia" w:ascii="宋体" w:hAnsi="宋体" w:eastAsia="宋体"/>
                <w:kern w:val="0"/>
                <w:sz w:val="20"/>
                <w:szCs w:val="20"/>
              </w:rPr>
              <w:t>S</w:t>
            </w:r>
            <w:r>
              <w:rPr>
                <w:rFonts w:ascii="宋体" w:hAnsi="宋体" w:eastAsia="宋体"/>
                <w:kern w:val="0"/>
                <w:sz w:val="20"/>
                <w:szCs w:val="20"/>
              </w:rPr>
              <w:t>2</w:t>
            </w:r>
          </w:p>
        </w:tc>
        <w:tc>
          <w:tcPr>
            <w:tcW w:w="1134" w:type="dxa"/>
          </w:tcPr>
          <w:p w14:paraId="0EBF639E">
            <w:pPr>
              <w:jc w:val="center"/>
              <w:rPr>
                <w:rFonts w:hint="eastAsia" w:ascii="宋体" w:hAnsi="宋体" w:eastAsia="宋体"/>
                <w:kern w:val="0"/>
                <w:sz w:val="20"/>
                <w:szCs w:val="20"/>
              </w:rPr>
            </w:pPr>
            <w:r>
              <w:rPr>
                <w:rFonts w:hint="eastAsia" w:ascii="宋体" w:hAnsi="宋体" w:eastAsia="宋体"/>
                <w:kern w:val="0"/>
                <w:sz w:val="20"/>
                <w:szCs w:val="20"/>
              </w:rPr>
              <w:t>S</w:t>
            </w:r>
            <w:r>
              <w:rPr>
                <w:rFonts w:ascii="宋体" w:hAnsi="宋体" w:eastAsia="宋体"/>
                <w:kern w:val="0"/>
                <w:sz w:val="20"/>
                <w:szCs w:val="20"/>
              </w:rPr>
              <w:t>3</w:t>
            </w:r>
          </w:p>
        </w:tc>
        <w:tc>
          <w:tcPr>
            <w:tcW w:w="1134" w:type="dxa"/>
          </w:tcPr>
          <w:p w14:paraId="5F5D5074">
            <w:pPr>
              <w:jc w:val="center"/>
              <w:rPr>
                <w:rFonts w:hint="eastAsia" w:ascii="宋体" w:hAnsi="宋体" w:eastAsia="宋体"/>
                <w:kern w:val="0"/>
                <w:sz w:val="20"/>
                <w:szCs w:val="20"/>
              </w:rPr>
            </w:pPr>
            <w:r>
              <w:rPr>
                <w:rFonts w:hint="eastAsia" w:ascii="宋体" w:hAnsi="宋体" w:eastAsia="宋体"/>
                <w:kern w:val="0"/>
                <w:sz w:val="20"/>
                <w:szCs w:val="20"/>
              </w:rPr>
              <w:t>S</w:t>
            </w:r>
            <w:r>
              <w:rPr>
                <w:rFonts w:ascii="宋体" w:hAnsi="宋体" w:eastAsia="宋体"/>
                <w:kern w:val="0"/>
                <w:sz w:val="20"/>
                <w:szCs w:val="20"/>
              </w:rPr>
              <w:t>4</w:t>
            </w:r>
          </w:p>
        </w:tc>
      </w:tr>
      <w:tr w14:paraId="46F2F399">
        <w:trPr>
          <w:jc w:val="center"/>
        </w:trPr>
        <w:tc>
          <w:tcPr>
            <w:tcW w:w="1134" w:type="dxa"/>
          </w:tcPr>
          <w:p w14:paraId="6AE3F892">
            <w:pPr>
              <w:jc w:val="center"/>
              <w:rPr>
                <w:rFonts w:hint="eastAsia" w:ascii="宋体" w:hAnsi="宋体" w:eastAsia="宋体"/>
                <w:kern w:val="0"/>
                <w:sz w:val="20"/>
                <w:szCs w:val="20"/>
              </w:rPr>
            </w:pPr>
            <w:r>
              <w:rPr>
                <w:rFonts w:ascii="宋体" w:hAnsi="宋体" w:eastAsia="宋体"/>
                <w:kern w:val="0"/>
                <w:sz w:val="20"/>
                <w:szCs w:val="20"/>
              </w:rPr>
              <w:t>h1</w:t>
            </w:r>
          </w:p>
        </w:tc>
        <w:tc>
          <w:tcPr>
            <w:tcW w:w="1134" w:type="dxa"/>
          </w:tcPr>
          <w:p w14:paraId="46C3EEE7">
            <w:pPr>
              <w:rPr>
                <w:rFonts w:hint="eastAsia" w:ascii="宋体" w:hAnsi="宋体" w:eastAsia="宋体"/>
                <w:kern w:val="0"/>
                <w:sz w:val="20"/>
                <w:szCs w:val="20"/>
              </w:rPr>
            </w:pPr>
            <m:oMathPara>
              <m:oMath>
                <m:r>
                  <m:rPr>
                    <m:sty m:val="p"/>
                  </m:rPr>
                  <w:rPr>
                    <w:rFonts w:ascii="Cambria Math" w:hAnsi="Cambria Math" w:eastAsia="宋体"/>
                    <w:kern w:val="0"/>
                    <w:sz w:val="20"/>
                    <w:szCs w:val="20"/>
                  </w:rPr>
                  <m:t>1</m:t>
                </m:r>
              </m:oMath>
            </m:oMathPara>
          </w:p>
        </w:tc>
        <w:tc>
          <w:tcPr>
            <w:tcW w:w="1134" w:type="dxa"/>
          </w:tcPr>
          <w:p w14:paraId="65B0E31D">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c>
          <w:tcPr>
            <w:tcW w:w="1134" w:type="dxa"/>
          </w:tcPr>
          <w:p w14:paraId="4E05CF83">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c>
          <w:tcPr>
            <w:tcW w:w="1134" w:type="dxa"/>
          </w:tcPr>
          <w:p w14:paraId="4FF6B7B8">
            <w:pPr>
              <w:rPr>
                <w:rFonts w:hint="eastAsia" w:ascii="宋体" w:hAnsi="宋体" w:eastAsia="宋体"/>
                <w:kern w:val="0"/>
                <w:sz w:val="20"/>
                <w:szCs w:val="20"/>
              </w:rPr>
            </w:pPr>
            <m:oMathPara>
              <m:oMath>
                <m:r>
                  <m:rPr>
                    <m:sty m:val="p"/>
                  </m:rPr>
                  <w:rPr>
                    <w:rFonts w:ascii="Cambria Math" w:hAnsi="Cambria Math" w:eastAsia="宋体"/>
                    <w:kern w:val="0"/>
                    <w:sz w:val="20"/>
                    <w:szCs w:val="20"/>
                  </w:rPr>
                  <m:t>1</m:t>
                </m:r>
              </m:oMath>
            </m:oMathPara>
          </w:p>
        </w:tc>
      </w:tr>
      <w:tr w14:paraId="399830E5">
        <w:trPr>
          <w:jc w:val="center"/>
        </w:trPr>
        <w:tc>
          <w:tcPr>
            <w:tcW w:w="1134" w:type="dxa"/>
          </w:tcPr>
          <w:p w14:paraId="717801AE">
            <w:pPr>
              <w:jc w:val="center"/>
              <w:rPr>
                <w:rFonts w:hint="eastAsia" w:ascii="宋体" w:hAnsi="宋体" w:eastAsia="宋体"/>
                <w:kern w:val="0"/>
                <w:sz w:val="20"/>
                <w:szCs w:val="20"/>
              </w:rPr>
            </w:pPr>
            <w:r>
              <w:rPr>
                <w:rFonts w:ascii="宋体" w:hAnsi="宋体" w:eastAsia="宋体"/>
                <w:kern w:val="0"/>
                <w:sz w:val="20"/>
                <w:szCs w:val="20"/>
              </w:rPr>
              <w:t>h2</w:t>
            </w:r>
          </w:p>
        </w:tc>
        <w:tc>
          <w:tcPr>
            <w:tcW w:w="1134" w:type="dxa"/>
          </w:tcPr>
          <w:p w14:paraId="23E56CE5">
            <w:pPr>
              <w:rPr>
                <w:rFonts w:hint="eastAsia" w:ascii="宋体" w:hAnsi="宋体" w:eastAsia="宋体"/>
                <w:kern w:val="0"/>
                <w:sz w:val="20"/>
                <w:szCs w:val="20"/>
              </w:rPr>
            </w:pPr>
            <m:oMathPara>
              <m:oMath>
                <m:r>
                  <m:rPr>
                    <m:sty m:val="p"/>
                  </m:rPr>
                  <w:rPr>
                    <w:rFonts w:ascii="Cambria Math" w:hAnsi="Cambria Math" w:eastAsia="宋体"/>
                    <w:kern w:val="0"/>
                    <w:sz w:val="20"/>
                    <w:szCs w:val="20"/>
                  </w:rPr>
                  <m:t>1</m:t>
                </m:r>
              </m:oMath>
            </m:oMathPara>
          </w:p>
        </w:tc>
        <w:tc>
          <w:tcPr>
            <w:tcW w:w="1134" w:type="dxa"/>
          </w:tcPr>
          <w:p w14:paraId="338F4A42">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c>
          <w:tcPr>
            <w:tcW w:w="1134" w:type="dxa"/>
          </w:tcPr>
          <w:p w14:paraId="1B20A13E">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c>
          <w:tcPr>
            <w:tcW w:w="1134" w:type="dxa"/>
          </w:tcPr>
          <w:p w14:paraId="4DD68424">
            <w:pPr>
              <w:rPr>
                <w:rFonts w:hint="eastAsia" w:ascii="宋体" w:hAnsi="宋体" w:eastAsia="宋体"/>
                <w:kern w:val="0"/>
                <w:sz w:val="20"/>
                <w:szCs w:val="20"/>
              </w:rPr>
            </w:pPr>
            <m:oMathPara>
              <m:oMath>
                <m:r>
                  <m:rPr>
                    <m:sty m:val="p"/>
                  </m:rPr>
                  <w:rPr>
                    <w:rFonts w:ascii="Cambria Math" w:hAnsi="Cambria Math" w:eastAsia="宋体"/>
                    <w:kern w:val="0"/>
                    <w:sz w:val="20"/>
                    <w:szCs w:val="20"/>
                  </w:rPr>
                  <m:t>1</m:t>
                </m:r>
              </m:oMath>
            </m:oMathPara>
          </w:p>
        </w:tc>
      </w:tr>
      <w:tr w14:paraId="31F5B887">
        <w:trPr>
          <w:jc w:val="center"/>
        </w:trPr>
        <w:tc>
          <w:tcPr>
            <w:tcW w:w="1134" w:type="dxa"/>
          </w:tcPr>
          <w:p w14:paraId="1E989689">
            <w:pPr>
              <w:jc w:val="center"/>
              <w:rPr>
                <w:rFonts w:hint="eastAsia" w:ascii="宋体" w:hAnsi="宋体" w:eastAsia="宋体"/>
                <w:kern w:val="0"/>
                <w:sz w:val="20"/>
                <w:szCs w:val="20"/>
              </w:rPr>
            </w:pPr>
            <w:r>
              <w:rPr>
                <w:rFonts w:ascii="宋体" w:hAnsi="宋体" w:eastAsia="宋体"/>
                <w:kern w:val="0"/>
                <w:sz w:val="20"/>
                <w:szCs w:val="20"/>
              </w:rPr>
              <w:t>h3</w:t>
            </w:r>
          </w:p>
        </w:tc>
        <w:tc>
          <w:tcPr>
            <w:tcW w:w="1134" w:type="dxa"/>
          </w:tcPr>
          <w:p w14:paraId="5ED3DB56">
            <w:pPr>
              <w:rPr>
                <w:rFonts w:hint="eastAsia" w:ascii="宋体" w:hAnsi="宋体" w:eastAsia="宋体"/>
                <w:kern w:val="0"/>
                <w:sz w:val="20"/>
                <w:szCs w:val="20"/>
              </w:rPr>
            </w:pPr>
            <m:oMathPara>
              <m:oMath>
                <m:r>
                  <m:rPr>
                    <m:sty m:val="p"/>
                  </m:rPr>
                  <w:rPr>
                    <w:rFonts w:ascii="Cambria Math" w:hAnsi="Cambria Math" w:eastAsia="宋体"/>
                    <w:kern w:val="0"/>
                    <w:sz w:val="20"/>
                    <w:szCs w:val="20"/>
                  </w:rPr>
                  <m:t>4</m:t>
                </m:r>
              </m:oMath>
            </m:oMathPara>
          </w:p>
        </w:tc>
        <w:tc>
          <w:tcPr>
            <w:tcW w:w="1134" w:type="dxa"/>
          </w:tcPr>
          <w:p w14:paraId="00925CB8">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c>
          <w:tcPr>
            <w:tcW w:w="1134" w:type="dxa"/>
          </w:tcPr>
          <w:p w14:paraId="09FBB698">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c>
          <w:tcPr>
            <w:tcW w:w="1134" w:type="dxa"/>
          </w:tcPr>
          <w:p w14:paraId="18989E18">
            <w:pPr>
              <w:rPr>
                <w:rFonts w:hint="eastAsia" w:ascii="宋体" w:hAnsi="宋体" w:eastAsia="宋体"/>
                <w:kern w:val="0"/>
                <w:sz w:val="20"/>
                <w:szCs w:val="20"/>
              </w:rPr>
            </w:pPr>
            <m:oMathPara>
              <m:oMath>
                <m:r>
                  <m:rPr>
                    <m:sty m:val="p"/>
                  </m:rPr>
                  <w:rPr>
                    <w:rFonts w:ascii="Cambria Math" w:hAnsi="Cambria Math" w:eastAsia="宋体"/>
                    <w:kern w:val="0"/>
                    <w:sz w:val="20"/>
                    <w:szCs w:val="20"/>
                  </w:rPr>
                  <m:t>4</m:t>
                </m:r>
              </m:oMath>
            </m:oMathPara>
          </w:p>
        </w:tc>
      </w:tr>
      <w:tr w14:paraId="7B93A447">
        <w:trPr>
          <w:jc w:val="center"/>
        </w:trPr>
        <w:tc>
          <w:tcPr>
            <w:tcW w:w="1134" w:type="dxa"/>
          </w:tcPr>
          <w:p w14:paraId="3AB4DEE9">
            <w:pPr>
              <w:jc w:val="center"/>
              <w:rPr>
                <w:rFonts w:hint="eastAsia" w:ascii="宋体" w:hAnsi="宋体" w:eastAsia="宋体"/>
                <w:kern w:val="0"/>
                <w:sz w:val="20"/>
                <w:szCs w:val="20"/>
              </w:rPr>
            </w:pPr>
            <w:r>
              <w:rPr>
                <w:rFonts w:ascii="宋体" w:hAnsi="宋体" w:eastAsia="宋体"/>
                <w:kern w:val="0"/>
                <w:sz w:val="20"/>
                <w:szCs w:val="20"/>
              </w:rPr>
              <w:t>h4</w:t>
            </w:r>
          </w:p>
        </w:tc>
        <w:tc>
          <w:tcPr>
            <w:tcW w:w="1134" w:type="dxa"/>
          </w:tcPr>
          <w:p w14:paraId="47D853E4">
            <w:pPr>
              <w:rPr>
                <w:rFonts w:hint="eastAsia" w:ascii="宋体" w:hAnsi="宋体" w:eastAsia="宋体"/>
                <w:kern w:val="0"/>
                <w:sz w:val="20"/>
                <w:szCs w:val="20"/>
              </w:rPr>
            </w:pPr>
            <m:oMathPara>
              <m:oMath>
                <m:r>
                  <m:rPr>
                    <m:sty m:val="p"/>
                  </m:rPr>
                  <w:rPr>
                    <w:rFonts w:ascii="Cambria Math" w:hAnsi="Cambria Math" w:eastAsia="宋体"/>
                    <w:kern w:val="0"/>
                    <w:sz w:val="20"/>
                    <w:szCs w:val="20"/>
                  </w:rPr>
                  <m:t>4</m:t>
                </m:r>
              </m:oMath>
            </m:oMathPara>
          </w:p>
        </w:tc>
        <w:tc>
          <w:tcPr>
            <w:tcW w:w="1134" w:type="dxa"/>
          </w:tcPr>
          <w:p w14:paraId="51173FBF">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c>
          <w:tcPr>
            <w:tcW w:w="1134" w:type="dxa"/>
          </w:tcPr>
          <w:p w14:paraId="03F56E23">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c>
          <w:tcPr>
            <w:tcW w:w="1134" w:type="dxa"/>
          </w:tcPr>
          <w:p w14:paraId="798EEFD5">
            <w:pPr>
              <w:rPr>
                <w:rFonts w:hint="eastAsia" w:ascii="宋体" w:hAnsi="宋体" w:eastAsia="宋体"/>
                <w:kern w:val="0"/>
                <w:sz w:val="20"/>
                <w:szCs w:val="20"/>
              </w:rPr>
            </w:pPr>
            <m:oMathPara>
              <m:oMath>
                <m:r>
                  <m:rPr>
                    <m:sty m:val="p"/>
                  </m:rPr>
                  <w:rPr>
                    <w:rFonts w:ascii="Cambria Math" w:hAnsi="Cambria Math" w:eastAsia="宋体"/>
                    <w:kern w:val="0"/>
                    <w:sz w:val="20"/>
                    <w:szCs w:val="20"/>
                  </w:rPr>
                  <m:t>4</m:t>
                </m:r>
              </m:oMath>
            </m:oMathPara>
          </w:p>
        </w:tc>
      </w:tr>
    </w:tbl>
    <w:p w14:paraId="6A123931">
      <w:pPr>
        <w:ind w:left="420"/>
        <w:rPr>
          <w:rFonts w:hint="eastAsia" w:ascii="宋体" w:hAnsi="宋体" w:eastAsia="宋体"/>
        </w:rPr>
      </w:pPr>
      <w:r>
        <w:rPr>
          <w:rFonts w:hint="eastAsia" w:ascii="宋体" w:hAnsi="宋体" w:eastAsia="宋体"/>
        </w:rPr>
        <w:t>接下来，考虑原始矩阵中第</w:t>
      </w:r>
      <w:r>
        <w:rPr>
          <w:rFonts w:ascii="宋体" w:hAnsi="宋体" w:eastAsia="宋体"/>
        </w:rPr>
        <w:t>1行。h1(1)=2；h2(1)=4;h3(1)=1;h4(1)=2. 此外，有S3列的值为1，因此签名矩阵中这一列的值需要修改，修改后的签名矩阵为:</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7"/>
        <w:gridCol w:w="1138"/>
        <w:gridCol w:w="1138"/>
        <w:gridCol w:w="1138"/>
        <w:gridCol w:w="1138"/>
      </w:tblGrid>
      <w:tr w14:paraId="1A46F587">
        <w:trPr>
          <w:trHeight w:val="312" w:hRule="atLeast"/>
          <w:jc w:val="center"/>
        </w:trPr>
        <w:tc>
          <w:tcPr>
            <w:tcW w:w="1137" w:type="dxa"/>
          </w:tcPr>
          <w:p w14:paraId="58290150">
            <w:pPr>
              <w:rPr>
                <w:rFonts w:hint="eastAsia" w:ascii="宋体" w:hAnsi="宋体" w:eastAsia="宋体"/>
                <w:kern w:val="0"/>
                <w:sz w:val="20"/>
                <w:szCs w:val="20"/>
              </w:rPr>
            </w:pPr>
          </w:p>
        </w:tc>
        <w:tc>
          <w:tcPr>
            <w:tcW w:w="1138" w:type="dxa"/>
          </w:tcPr>
          <w:p w14:paraId="38244536">
            <w:pPr>
              <w:jc w:val="center"/>
              <w:rPr>
                <w:rFonts w:hint="eastAsia" w:ascii="宋体" w:hAnsi="宋体" w:eastAsia="宋体"/>
                <w:kern w:val="0"/>
                <w:sz w:val="20"/>
                <w:szCs w:val="20"/>
              </w:rPr>
            </w:pPr>
            <w:r>
              <w:rPr>
                <w:rFonts w:hint="eastAsia" w:ascii="宋体" w:hAnsi="宋体" w:eastAsia="宋体"/>
                <w:kern w:val="0"/>
                <w:sz w:val="20"/>
                <w:szCs w:val="20"/>
              </w:rPr>
              <w:t>S</w:t>
            </w:r>
            <w:r>
              <w:rPr>
                <w:rFonts w:ascii="宋体" w:hAnsi="宋体" w:eastAsia="宋体"/>
                <w:kern w:val="0"/>
                <w:sz w:val="20"/>
                <w:szCs w:val="20"/>
              </w:rPr>
              <w:t>1</w:t>
            </w:r>
          </w:p>
        </w:tc>
        <w:tc>
          <w:tcPr>
            <w:tcW w:w="1138" w:type="dxa"/>
          </w:tcPr>
          <w:p w14:paraId="627FF8B7">
            <w:pPr>
              <w:jc w:val="center"/>
              <w:rPr>
                <w:rFonts w:hint="eastAsia" w:ascii="宋体" w:hAnsi="宋体" w:eastAsia="宋体"/>
                <w:kern w:val="0"/>
                <w:sz w:val="20"/>
                <w:szCs w:val="20"/>
              </w:rPr>
            </w:pPr>
            <w:r>
              <w:rPr>
                <w:rFonts w:hint="eastAsia" w:ascii="宋体" w:hAnsi="宋体" w:eastAsia="宋体"/>
                <w:kern w:val="0"/>
                <w:sz w:val="20"/>
                <w:szCs w:val="20"/>
              </w:rPr>
              <w:t>S</w:t>
            </w:r>
            <w:r>
              <w:rPr>
                <w:rFonts w:ascii="宋体" w:hAnsi="宋体" w:eastAsia="宋体"/>
                <w:kern w:val="0"/>
                <w:sz w:val="20"/>
                <w:szCs w:val="20"/>
              </w:rPr>
              <w:t>2</w:t>
            </w:r>
          </w:p>
        </w:tc>
        <w:tc>
          <w:tcPr>
            <w:tcW w:w="1138" w:type="dxa"/>
          </w:tcPr>
          <w:p w14:paraId="627564FD">
            <w:pPr>
              <w:jc w:val="center"/>
              <w:rPr>
                <w:rFonts w:hint="eastAsia" w:ascii="宋体" w:hAnsi="宋体" w:eastAsia="宋体"/>
                <w:kern w:val="0"/>
                <w:sz w:val="20"/>
                <w:szCs w:val="20"/>
              </w:rPr>
            </w:pPr>
            <w:r>
              <w:rPr>
                <w:rFonts w:hint="eastAsia" w:ascii="宋体" w:hAnsi="宋体" w:eastAsia="宋体"/>
                <w:kern w:val="0"/>
                <w:sz w:val="20"/>
                <w:szCs w:val="20"/>
              </w:rPr>
              <w:t>S</w:t>
            </w:r>
            <w:r>
              <w:rPr>
                <w:rFonts w:ascii="宋体" w:hAnsi="宋体" w:eastAsia="宋体"/>
                <w:kern w:val="0"/>
                <w:sz w:val="20"/>
                <w:szCs w:val="20"/>
              </w:rPr>
              <w:t>3</w:t>
            </w:r>
          </w:p>
        </w:tc>
        <w:tc>
          <w:tcPr>
            <w:tcW w:w="1138" w:type="dxa"/>
          </w:tcPr>
          <w:p w14:paraId="4CB015F3">
            <w:pPr>
              <w:jc w:val="center"/>
              <w:rPr>
                <w:rFonts w:hint="eastAsia" w:ascii="宋体" w:hAnsi="宋体" w:eastAsia="宋体"/>
                <w:kern w:val="0"/>
                <w:sz w:val="20"/>
                <w:szCs w:val="20"/>
              </w:rPr>
            </w:pPr>
            <w:r>
              <w:rPr>
                <w:rFonts w:hint="eastAsia" w:ascii="宋体" w:hAnsi="宋体" w:eastAsia="宋体"/>
                <w:kern w:val="0"/>
                <w:sz w:val="20"/>
                <w:szCs w:val="20"/>
              </w:rPr>
              <w:t>S</w:t>
            </w:r>
            <w:r>
              <w:rPr>
                <w:rFonts w:ascii="宋体" w:hAnsi="宋体" w:eastAsia="宋体"/>
                <w:kern w:val="0"/>
                <w:sz w:val="20"/>
                <w:szCs w:val="20"/>
              </w:rPr>
              <w:t>4</w:t>
            </w:r>
          </w:p>
        </w:tc>
      </w:tr>
      <w:tr w14:paraId="123E2A01">
        <w:trPr>
          <w:trHeight w:val="312" w:hRule="atLeast"/>
          <w:jc w:val="center"/>
        </w:trPr>
        <w:tc>
          <w:tcPr>
            <w:tcW w:w="1137" w:type="dxa"/>
          </w:tcPr>
          <w:p w14:paraId="2F460540">
            <w:pPr>
              <w:jc w:val="center"/>
              <w:rPr>
                <w:rFonts w:hint="eastAsia" w:ascii="宋体" w:hAnsi="宋体" w:eastAsia="宋体"/>
                <w:kern w:val="0"/>
                <w:sz w:val="20"/>
                <w:szCs w:val="20"/>
              </w:rPr>
            </w:pPr>
            <w:r>
              <w:rPr>
                <w:rFonts w:ascii="宋体" w:hAnsi="宋体" w:eastAsia="宋体"/>
                <w:kern w:val="0"/>
                <w:sz w:val="20"/>
                <w:szCs w:val="20"/>
              </w:rPr>
              <w:t>h1</w:t>
            </w:r>
          </w:p>
        </w:tc>
        <w:tc>
          <w:tcPr>
            <w:tcW w:w="1138" w:type="dxa"/>
          </w:tcPr>
          <w:p w14:paraId="2C442D7C">
            <w:pPr>
              <w:rPr>
                <w:rFonts w:hint="eastAsia" w:ascii="宋体" w:hAnsi="宋体" w:eastAsia="宋体"/>
                <w:kern w:val="0"/>
                <w:sz w:val="20"/>
                <w:szCs w:val="20"/>
              </w:rPr>
            </w:pPr>
            <m:oMathPara>
              <m:oMath>
                <m:r>
                  <m:rPr>
                    <m:sty m:val="p"/>
                  </m:rPr>
                  <w:rPr>
                    <w:rFonts w:ascii="Cambria Math" w:hAnsi="Cambria Math" w:eastAsia="宋体"/>
                    <w:kern w:val="0"/>
                    <w:sz w:val="20"/>
                    <w:szCs w:val="20"/>
                  </w:rPr>
                  <m:t>1</m:t>
                </m:r>
              </m:oMath>
            </m:oMathPara>
          </w:p>
        </w:tc>
        <w:tc>
          <w:tcPr>
            <w:tcW w:w="1138" w:type="dxa"/>
          </w:tcPr>
          <w:p w14:paraId="4E91C197">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c>
          <w:tcPr>
            <w:tcW w:w="1138" w:type="dxa"/>
          </w:tcPr>
          <w:p w14:paraId="48BCAC00">
            <w:pPr>
              <w:rPr>
                <w:rFonts w:hint="eastAsia" w:ascii="宋体" w:hAnsi="宋体" w:eastAsia="宋体"/>
                <w:kern w:val="0"/>
                <w:sz w:val="20"/>
                <w:szCs w:val="20"/>
              </w:rPr>
            </w:pPr>
            <m:oMathPara>
              <m:oMath>
                <m:r>
                  <m:rPr>
                    <m:sty m:val="p"/>
                  </m:rPr>
                  <w:rPr>
                    <w:rFonts w:ascii="Cambria Math" w:hAnsi="Cambria Math" w:eastAsia="宋体"/>
                    <w:kern w:val="0"/>
                    <w:sz w:val="20"/>
                    <w:szCs w:val="20"/>
                  </w:rPr>
                  <m:t>2</m:t>
                </m:r>
              </m:oMath>
            </m:oMathPara>
          </w:p>
        </w:tc>
        <w:tc>
          <w:tcPr>
            <w:tcW w:w="1138" w:type="dxa"/>
          </w:tcPr>
          <w:p w14:paraId="091F564B">
            <w:pPr>
              <w:rPr>
                <w:rFonts w:hint="eastAsia" w:ascii="宋体" w:hAnsi="宋体" w:eastAsia="宋体"/>
                <w:kern w:val="0"/>
                <w:sz w:val="20"/>
                <w:szCs w:val="20"/>
              </w:rPr>
            </w:pPr>
            <m:oMathPara>
              <m:oMath>
                <m:r>
                  <m:rPr>
                    <m:sty m:val="p"/>
                  </m:rPr>
                  <w:rPr>
                    <w:rFonts w:ascii="Cambria Math" w:hAnsi="Cambria Math" w:eastAsia="宋体"/>
                    <w:kern w:val="0"/>
                    <w:sz w:val="20"/>
                    <w:szCs w:val="20"/>
                  </w:rPr>
                  <m:t>1</m:t>
                </m:r>
              </m:oMath>
            </m:oMathPara>
          </w:p>
        </w:tc>
      </w:tr>
      <w:tr w14:paraId="61DD9EA8">
        <w:trPr>
          <w:trHeight w:val="312" w:hRule="atLeast"/>
          <w:jc w:val="center"/>
        </w:trPr>
        <w:tc>
          <w:tcPr>
            <w:tcW w:w="1137" w:type="dxa"/>
          </w:tcPr>
          <w:p w14:paraId="75DE2906">
            <w:pPr>
              <w:jc w:val="center"/>
              <w:rPr>
                <w:rFonts w:hint="eastAsia" w:ascii="宋体" w:hAnsi="宋体" w:eastAsia="宋体"/>
                <w:kern w:val="0"/>
                <w:sz w:val="20"/>
                <w:szCs w:val="20"/>
              </w:rPr>
            </w:pPr>
            <w:r>
              <w:rPr>
                <w:rFonts w:ascii="宋体" w:hAnsi="宋体" w:eastAsia="宋体"/>
                <w:kern w:val="0"/>
                <w:sz w:val="20"/>
                <w:szCs w:val="20"/>
              </w:rPr>
              <w:t>h2</w:t>
            </w:r>
          </w:p>
        </w:tc>
        <w:tc>
          <w:tcPr>
            <w:tcW w:w="1138" w:type="dxa"/>
          </w:tcPr>
          <w:p w14:paraId="66D8C204">
            <w:pPr>
              <w:rPr>
                <w:rFonts w:hint="eastAsia" w:ascii="宋体" w:hAnsi="宋体" w:eastAsia="宋体"/>
                <w:kern w:val="0"/>
                <w:sz w:val="20"/>
                <w:szCs w:val="20"/>
              </w:rPr>
            </w:pPr>
            <m:oMathPara>
              <m:oMath>
                <m:r>
                  <m:rPr>
                    <m:sty m:val="p"/>
                  </m:rPr>
                  <w:rPr>
                    <w:rFonts w:ascii="Cambria Math" w:hAnsi="Cambria Math" w:eastAsia="宋体"/>
                    <w:kern w:val="0"/>
                    <w:sz w:val="20"/>
                    <w:szCs w:val="20"/>
                  </w:rPr>
                  <m:t>1</m:t>
                </m:r>
              </m:oMath>
            </m:oMathPara>
          </w:p>
        </w:tc>
        <w:tc>
          <w:tcPr>
            <w:tcW w:w="1138" w:type="dxa"/>
          </w:tcPr>
          <w:p w14:paraId="2497F071">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c>
          <w:tcPr>
            <w:tcW w:w="1138" w:type="dxa"/>
          </w:tcPr>
          <w:p w14:paraId="73EFE27C">
            <w:pPr>
              <w:rPr>
                <w:rFonts w:hint="eastAsia" w:ascii="宋体" w:hAnsi="宋体" w:eastAsia="宋体"/>
                <w:kern w:val="0"/>
                <w:sz w:val="20"/>
                <w:szCs w:val="20"/>
              </w:rPr>
            </w:pPr>
            <m:oMathPara>
              <m:oMath>
                <m:r>
                  <m:rPr>
                    <m:sty m:val="p"/>
                  </m:rPr>
                  <w:rPr>
                    <w:rFonts w:ascii="Cambria Math" w:hAnsi="Cambria Math" w:eastAsia="宋体"/>
                    <w:kern w:val="0"/>
                    <w:sz w:val="20"/>
                    <w:szCs w:val="20"/>
                  </w:rPr>
                  <m:t>4</m:t>
                </m:r>
              </m:oMath>
            </m:oMathPara>
          </w:p>
        </w:tc>
        <w:tc>
          <w:tcPr>
            <w:tcW w:w="1138" w:type="dxa"/>
          </w:tcPr>
          <w:p w14:paraId="54D09B2B">
            <w:pPr>
              <w:rPr>
                <w:rFonts w:hint="eastAsia" w:ascii="宋体" w:hAnsi="宋体" w:eastAsia="宋体"/>
                <w:kern w:val="0"/>
                <w:sz w:val="20"/>
                <w:szCs w:val="20"/>
              </w:rPr>
            </w:pPr>
            <m:oMathPara>
              <m:oMath>
                <m:r>
                  <m:rPr>
                    <m:sty m:val="p"/>
                  </m:rPr>
                  <w:rPr>
                    <w:rFonts w:ascii="Cambria Math" w:hAnsi="Cambria Math" w:eastAsia="宋体"/>
                    <w:kern w:val="0"/>
                    <w:sz w:val="20"/>
                    <w:szCs w:val="20"/>
                  </w:rPr>
                  <m:t>1</m:t>
                </m:r>
              </m:oMath>
            </m:oMathPara>
          </w:p>
        </w:tc>
      </w:tr>
      <w:tr w14:paraId="7BD1E649">
        <w:trPr>
          <w:trHeight w:val="312" w:hRule="atLeast"/>
          <w:jc w:val="center"/>
        </w:trPr>
        <w:tc>
          <w:tcPr>
            <w:tcW w:w="1137" w:type="dxa"/>
          </w:tcPr>
          <w:p w14:paraId="0E1C6B4D">
            <w:pPr>
              <w:jc w:val="center"/>
              <w:rPr>
                <w:rFonts w:hint="eastAsia" w:ascii="宋体" w:hAnsi="宋体" w:eastAsia="宋体"/>
                <w:kern w:val="0"/>
                <w:sz w:val="20"/>
                <w:szCs w:val="20"/>
              </w:rPr>
            </w:pPr>
            <w:r>
              <w:rPr>
                <w:rFonts w:ascii="宋体" w:hAnsi="宋体" w:eastAsia="宋体"/>
                <w:kern w:val="0"/>
                <w:sz w:val="20"/>
                <w:szCs w:val="20"/>
              </w:rPr>
              <w:t>h3</w:t>
            </w:r>
          </w:p>
        </w:tc>
        <w:tc>
          <w:tcPr>
            <w:tcW w:w="1138" w:type="dxa"/>
          </w:tcPr>
          <w:p w14:paraId="734D1B66">
            <w:pPr>
              <w:rPr>
                <w:rFonts w:hint="eastAsia" w:ascii="宋体" w:hAnsi="宋体" w:eastAsia="宋体"/>
                <w:kern w:val="0"/>
                <w:sz w:val="20"/>
                <w:szCs w:val="20"/>
              </w:rPr>
            </w:pPr>
            <m:oMathPara>
              <m:oMath>
                <m:r>
                  <m:rPr>
                    <m:sty m:val="p"/>
                  </m:rPr>
                  <w:rPr>
                    <w:rFonts w:ascii="Cambria Math" w:hAnsi="Cambria Math" w:eastAsia="宋体"/>
                    <w:kern w:val="0"/>
                    <w:sz w:val="20"/>
                    <w:szCs w:val="20"/>
                  </w:rPr>
                  <m:t>4</m:t>
                </m:r>
              </m:oMath>
            </m:oMathPara>
          </w:p>
        </w:tc>
        <w:tc>
          <w:tcPr>
            <w:tcW w:w="1138" w:type="dxa"/>
          </w:tcPr>
          <w:p w14:paraId="7020FB42">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c>
          <w:tcPr>
            <w:tcW w:w="1138" w:type="dxa"/>
          </w:tcPr>
          <w:p w14:paraId="3C53FFB3">
            <w:pPr>
              <w:rPr>
                <w:rFonts w:hint="eastAsia" w:ascii="宋体" w:hAnsi="宋体" w:eastAsia="宋体"/>
                <w:kern w:val="0"/>
                <w:sz w:val="20"/>
                <w:szCs w:val="20"/>
              </w:rPr>
            </w:pPr>
            <m:oMathPara>
              <m:oMath>
                <m:r>
                  <m:rPr>
                    <m:sty m:val="p"/>
                  </m:rPr>
                  <w:rPr>
                    <w:rFonts w:ascii="Cambria Math" w:hAnsi="Cambria Math" w:eastAsia="宋体"/>
                    <w:kern w:val="0"/>
                    <w:sz w:val="20"/>
                    <w:szCs w:val="20"/>
                  </w:rPr>
                  <m:t>1</m:t>
                </m:r>
              </m:oMath>
            </m:oMathPara>
          </w:p>
        </w:tc>
        <w:tc>
          <w:tcPr>
            <w:tcW w:w="1138" w:type="dxa"/>
          </w:tcPr>
          <w:p w14:paraId="7D853F14">
            <w:pPr>
              <w:rPr>
                <w:rFonts w:hint="eastAsia" w:ascii="宋体" w:hAnsi="宋体" w:eastAsia="宋体"/>
                <w:kern w:val="0"/>
                <w:sz w:val="20"/>
                <w:szCs w:val="20"/>
              </w:rPr>
            </w:pPr>
            <m:oMathPara>
              <m:oMath>
                <m:r>
                  <m:rPr>
                    <m:sty m:val="p"/>
                  </m:rPr>
                  <w:rPr>
                    <w:rFonts w:ascii="Cambria Math" w:hAnsi="Cambria Math" w:eastAsia="宋体"/>
                    <w:kern w:val="0"/>
                    <w:sz w:val="20"/>
                    <w:szCs w:val="20"/>
                  </w:rPr>
                  <m:t>4</m:t>
                </m:r>
              </m:oMath>
            </m:oMathPara>
          </w:p>
        </w:tc>
      </w:tr>
      <w:tr w14:paraId="1F6EC537">
        <w:trPr>
          <w:trHeight w:val="312" w:hRule="atLeast"/>
          <w:jc w:val="center"/>
        </w:trPr>
        <w:tc>
          <w:tcPr>
            <w:tcW w:w="1137" w:type="dxa"/>
          </w:tcPr>
          <w:p w14:paraId="3E7C80AC">
            <w:pPr>
              <w:jc w:val="center"/>
              <w:rPr>
                <w:rFonts w:hint="eastAsia" w:ascii="宋体" w:hAnsi="宋体" w:eastAsia="宋体"/>
                <w:kern w:val="0"/>
                <w:sz w:val="20"/>
                <w:szCs w:val="20"/>
              </w:rPr>
            </w:pPr>
            <w:r>
              <w:rPr>
                <w:rFonts w:ascii="宋体" w:hAnsi="宋体" w:eastAsia="宋体"/>
                <w:kern w:val="0"/>
                <w:sz w:val="20"/>
                <w:szCs w:val="20"/>
              </w:rPr>
              <w:t>h4</w:t>
            </w:r>
          </w:p>
        </w:tc>
        <w:tc>
          <w:tcPr>
            <w:tcW w:w="1138" w:type="dxa"/>
          </w:tcPr>
          <w:p w14:paraId="49610D97">
            <w:pPr>
              <w:rPr>
                <w:rFonts w:hint="eastAsia" w:ascii="宋体" w:hAnsi="宋体" w:eastAsia="宋体"/>
                <w:kern w:val="0"/>
                <w:sz w:val="20"/>
                <w:szCs w:val="20"/>
              </w:rPr>
            </w:pPr>
            <m:oMathPara>
              <m:oMath>
                <m:r>
                  <m:rPr>
                    <m:sty m:val="p"/>
                  </m:rPr>
                  <w:rPr>
                    <w:rFonts w:ascii="Cambria Math" w:hAnsi="Cambria Math" w:eastAsia="宋体"/>
                    <w:kern w:val="0"/>
                    <w:sz w:val="20"/>
                    <w:szCs w:val="20"/>
                  </w:rPr>
                  <m:t>4</m:t>
                </m:r>
              </m:oMath>
            </m:oMathPara>
          </w:p>
        </w:tc>
        <w:tc>
          <w:tcPr>
            <w:tcW w:w="1138" w:type="dxa"/>
          </w:tcPr>
          <w:p w14:paraId="2B534228">
            <w:pPr>
              <w:rPr>
                <w:rFonts w:hint="eastAsia" w:ascii="宋体" w:hAnsi="宋体" w:eastAsia="宋体"/>
                <w:kern w:val="0"/>
                <w:sz w:val="20"/>
                <w:szCs w:val="20"/>
              </w:rPr>
            </w:pPr>
            <m:oMathPara>
              <m:oMath>
                <m:r>
                  <m:rPr>
                    <m:sty m:val="p"/>
                  </m:rPr>
                  <w:rPr>
                    <w:rFonts w:ascii="Cambria Math" w:hAnsi="Cambria Math" w:eastAsia="宋体"/>
                    <w:kern w:val="0"/>
                    <w:sz w:val="20"/>
                    <w:szCs w:val="20"/>
                  </w:rPr>
                  <m:t>∞</m:t>
                </m:r>
              </m:oMath>
            </m:oMathPara>
          </w:p>
        </w:tc>
        <w:tc>
          <w:tcPr>
            <w:tcW w:w="1138" w:type="dxa"/>
          </w:tcPr>
          <w:p w14:paraId="341DCC61">
            <w:pPr>
              <w:rPr>
                <w:rFonts w:hint="eastAsia" w:ascii="宋体" w:hAnsi="宋体" w:eastAsia="宋体"/>
                <w:kern w:val="0"/>
                <w:sz w:val="20"/>
                <w:szCs w:val="20"/>
              </w:rPr>
            </w:pPr>
            <m:oMathPara>
              <m:oMath>
                <m:r>
                  <m:rPr>
                    <m:sty m:val="p"/>
                  </m:rPr>
                  <w:rPr>
                    <w:rFonts w:ascii="Cambria Math" w:hAnsi="Cambria Math" w:eastAsia="宋体"/>
                    <w:kern w:val="0"/>
                    <w:sz w:val="20"/>
                    <w:szCs w:val="20"/>
                  </w:rPr>
                  <m:t>2</m:t>
                </m:r>
              </m:oMath>
            </m:oMathPara>
          </w:p>
        </w:tc>
        <w:tc>
          <w:tcPr>
            <w:tcW w:w="1138" w:type="dxa"/>
          </w:tcPr>
          <w:p w14:paraId="76366287">
            <w:pPr>
              <w:rPr>
                <w:rFonts w:hint="eastAsia" w:ascii="宋体" w:hAnsi="宋体" w:eastAsia="宋体"/>
                <w:kern w:val="0"/>
                <w:sz w:val="20"/>
                <w:szCs w:val="20"/>
              </w:rPr>
            </w:pPr>
            <m:oMathPara>
              <m:oMath>
                <m:r>
                  <m:rPr>
                    <m:sty m:val="p"/>
                  </m:rPr>
                  <w:rPr>
                    <w:rFonts w:ascii="Cambria Math" w:hAnsi="Cambria Math" w:eastAsia="宋体"/>
                    <w:kern w:val="0"/>
                    <w:sz w:val="20"/>
                    <w:szCs w:val="20"/>
                  </w:rPr>
                  <m:t>4</m:t>
                </m:r>
              </m:oMath>
            </m:oMathPara>
          </w:p>
        </w:tc>
      </w:tr>
    </w:tbl>
    <w:p w14:paraId="77907F4E">
      <w:pPr>
        <w:ind w:left="420"/>
        <w:rPr>
          <w:rFonts w:hint="eastAsia" w:ascii="宋体" w:hAnsi="宋体" w:eastAsia="宋体"/>
        </w:rPr>
      </w:pPr>
      <w:r>
        <w:rPr>
          <w:rFonts w:hint="eastAsia" w:ascii="宋体" w:hAnsi="宋体" w:eastAsia="宋体"/>
        </w:rPr>
        <w:t>接下来，考虑原始矩阵中第</w:t>
      </w:r>
      <w:r>
        <w:rPr>
          <w:rFonts w:ascii="宋体" w:hAnsi="宋体" w:eastAsia="宋体"/>
        </w:rPr>
        <w:t>2行。h1(2)=3；h2(2)=2;h3(2)=3;h4(2)=0. 此外，只有S2和S4列的值为1，因此签名矩阵中这两列的值需要对比修改为更小的值，修改后的签名矩阵为:</w:t>
      </w:r>
    </w:p>
    <w:tbl>
      <w:tblPr>
        <w:tblStyle w:val="16"/>
        <w:tblW w:w="0" w:type="auto"/>
        <w:tblInd w:w="14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0"/>
        <w:gridCol w:w="1191"/>
        <w:gridCol w:w="1190"/>
        <w:gridCol w:w="1191"/>
        <w:gridCol w:w="1191"/>
      </w:tblGrid>
      <w:tr w14:paraId="05E30948">
        <w:tc>
          <w:tcPr>
            <w:tcW w:w="1190" w:type="dxa"/>
          </w:tcPr>
          <w:p w14:paraId="7D70D99B">
            <w:pPr>
              <w:jc w:val="center"/>
              <w:rPr>
                <w:rFonts w:hint="eastAsia" w:ascii="宋体" w:hAnsi="宋体" w:eastAsia="宋体"/>
                <w:kern w:val="0"/>
                <w:sz w:val="20"/>
                <w:szCs w:val="20"/>
              </w:rPr>
            </w:pPr>
          </w:p>
        </w:tc>
        <w:tc>
          <w:tcPr>
            <w:tcW w:w="1191" w:type="dxa"/>
          </w:tcPr>
          <w:p w14:paraId="6D58FC54">
            <w:pPr>
              <w:jc w:val="center"/>
              <w:rPr>
                <w:rFonts w:hint="eastAsia" w:ascii="宋体" w:hAnsi="宋体" w:eastAsia="宋体"/>
                <w:kern w:val="0"/>
                <w:sz w:val="20"/>
                <w:szCs w:val="20"/>
              </w:rPr>
            </w:pPr>
            <w:r>
              <w:rPr>
                <w:rFonts w:hint="eastAsia" w:ascii="宋体" w:hAnsi="宋体" w:eastAsia="宋体"/>
                <w:kern w:val="0"/>
                <w:sz w:val="20"/>
                <w:szCs w:val="20"/>
              </w:rPr>
              <w:t>S</w:t>
            </w:r>
            <w:r>
              <w:rPr>
                <w:rFonts w:ascii="宋体" w:hAnsi="宋体" w:eastAsia="宋体"/>
                <w:kern w:val="0"/>
                <w:sz w:val="20"/>
                <w:szCs w:val="20"/>
              </w:rPr>
              <w:t>1</w:t>
            </w:r>
          </w:p>
        </w:tc>
        <w:tc>
          <w:tcPr>
            <w:tcW w:w="1190" w:type="dxa"/>
          </w:tcPr>
          <w:p w14:paraId="09D50773">
            <w:pPr>
              <w:jc w:val="center"/>
              <w:rPr>
                <w:rFonts w:hint="eastAsia" w:ascii="宋体" w:hAnsi="宋体" w:eastAsia="宋体"/>
                <w:kern w:val="0"/>
                <w:sz w:val="20"/>
                <w:szCs w:val="20"/>
              </w:rPr>
            </w:pPr>
            <w:r>
              <w:rPr>
                <w:rFonts w:hint="eastAsia" w:ascii="宋体" w:hAnsi="宋体" w:eastAsia="宋体"/>
                <w:kern w:val="0"/>
                <w:sz w:val="20"/>
                <w:szCs w:val="20"/>
              </w:rPr>
              <w:t>S</w:t>
            </w:r>
            <w:r>
              <w:rPr>
                <w:rFonts w:ascii="宋体" w:hAnsi="宋体" w:eastAsia="宋体"/>
                <w:kern w:val="0"/>
                <w:sz w:val="20"/>
                <w:szCs w:val="20"/>
              </w:rPr>
              <w:t>2</w:t>
            </w:r>
          </w:p>
        </w:tc>
        <w:tc>
          <w:tcPr>
            <w:tcW w:w="1191" w:type="dxa"/>
          </w:tcPr>
          <w:p w14:paraId="4C8B6DAA">
            <w:pPr>
              <w:jc w:val="center"/>
              <w:rPr>
                <w:rFonts w:hint="eastAsia" w:ascii="宋体" w:hAnsi="宋体" w:eastAsia="宋体"/>
                <w:kern w:val="0"/>
                <w:sz w:val="20"/>
                <w:szCs w:val="20"/>
              </w:rPr>
            </w:pPr>
            <w:r>
              <w:rPr>
                <w:rFonts w:hint="eastAsia" w:ascii="宋体" w:hAnsi="宋体" w:eastAsia="宋体"/>
                <w:kern w:val="0"/>
                <w:sz w:val="20"/>
                <w:szCs w:val="20"/>
              </w:rPr>
              <w:t>S</w:t>
            </w:r>
            <w:r>
              <w:rPr>
                <w:rFonts w:ascii="宋体" w:hAnsi="宋体" w:eastAsia="宋体"/>
                <w:kern w:val="0"/>
                <w:sz w:val="20"/>
                <w:szCs w:val="20"/>
              </w:rPr>
              <w:t>3</w:t>
            </w:r>
          </w:p>
        </w:tc>
        <w:tc>
          <w:tcPr>
            <w:tcW w:w="1191" w:type="dxa"/>
          </w:tcPr>
          <w:p w14:paraId="1BFAF704">
            <w:pPr>
              <w:jc w:val="center"/>
              <w:rPr>
                <w:rFonts w:hint="eastAsia" w:ascii="宋体" w:hAnsi="宋体" w:eastAsia="宋体"/>
                <w:kern w:val="0"/>
                <w:sz w:val="20"/>
                <w:szCs w:val="20"/>
              </w:rPr>
            </w:pPr>
            <w:r>
              <w:rPr>
                <w:rFonts w:hint="eastAsia" w:ascii="宋体" w:hAnsi="宋体" w:eastAsia="宋体"/>
                <w:kern w:val="0"/>
                <w:sz w:val="20"/>
                <w:szCs w:val="20"/>
              </w:rPr>
              <w:t>S</w:t>
            </w:r>
            <w:r>
              <w:rPr>
                <w:rFonts w:ascii="宋体" w:hAnsi="宋体" w:eastAsia="宋体"/>
                <w:kern w:val="0"/>
                <w:sz w:val="20"/>
                <w:szCs w:val="20"/>
              </w:rPr>
              <w:t>4</w:t>
            </w:r>
          </w:p>
        </w:tc>
      </w:tr>
      <w:tr w14:paraId="26D8017A">
        <w:tc>
          <w:tcPr>
            <w:tcW w:w="1190" w:type="dxa"/>
          </w:tcPr>
          <w:p w14:paraId="71E7C4CD">
            <w:pPr>
              <w:jc w:val="center"/>
              <w:rPr>
                <w:rFonts w:hint="eastAsia" w:ascii="宋体" w:hAnsi="宋体" w:eastAsia="宋体"/>
                <w:kern w:val="0"/>
                <w:sz w:val="20"/>
                <w:szCs w:val="20"/>
              </w:rPr>
            </w:pPr>
            <w:r>
              <w:rPr>
                <w:rFonts w:ascii="宋体" w:hAnsi="宋体" w:eastAsia="宋体"/>
                <w:kern w:val="0"/>
                <w:sz w:val="20"/>
                <w:szCs w:val="20"/>
              </w:rPr>
              <w:t>h1</w:t>
            </w:r>
          </w:p>
        </w:tc>
        <w:tc>
          <w:tcPr>
            <w:tcW w:w="1191" w:type="dxa"/>
          </w:tcPr>
          <w:p w14:paraId="6375EEC5">
            <w:pPr>
              <w:rPr>
                <w:rFonts w:hint="eastAsia" w:ascii="宋体" w:hAnsi="宋体" w:eastAsia="宋体"/>
                <w:kern w:val="0"/>
                <w:sz w:val="20"/>
                <w:szCs w:val="20"/>
              </w:rPr>
            </w:pPr>
            <m:oMathPara>
              <m:oMath>
                <m:r>
                  <m:rPr>
                    <m:sty m:val="p"/>
                  </m:rPr>
                  <w:rPr>
                    <w:rFonts w:ascii="Cambria Math" w:hAnsi="Cambria Math" w:eastAsia="宋体"/>
                    <w:kern w:val="0"/>
                    <w:sz w:val="20"/>
                    <w:szCs w:val="20"/>
                  </w:rPr>
                  <m:t>1</m:t>
                </m:r>
              </m:oMath>
            </m:oMathPara>
          </w:p>
        </w:tc>
        <w:tc>
          <w:tcPr>
            <w:tcW w:w="1190" w:type="dxa"/>
          </w:tcPr>
          <w:p w14:paraId="3E55F6F9">
            <w:pPr>
              <w:rPr>
                <w:rFonts w:hint="eastAsia" w:ascii="宋体" w:hAnsi="宋体" w:eastAsia="宋体"/>
                <w:kern w:val="0"/>
                <w:sz w:val="20"/>
                <w:szCs w:val="20"/>
              </w:rPr>
            </w:pPr>
            <m:oMathPara>
              <m:oMath>
                <m:r>
                  <m:rPr>
                    <m:sty m:val="p"/>
                  </m:rPr>
                  <w:rPr>
                    <w:rFonts w:ascii="Cambria Math" w:hAnsi="Cambria Math" w:eastAsia="宋体"/>
                    <w:kern w:val="0"/>
                    <w:sz w:val="20"/>
                    <w:szCs w:val="20"/>
                  </w:rPr>
                  <m:t>3</m:t>
                </m:r>
              </m:oMath>
            </m:oMathPara>
          </w:p>
        </w:tc>
        <w:tc>
          <w:tcPr>
            <w:tcW w:w="1191" w:type="dxa"/>
          </w:tcPr>
          <w:p w14:paraId="02F08E85">
            <w:pPr>
              <w:rPr>
                <w:rFonts w:hint="eastAsia" w:ascii="宋体" w:hAnsi="宋体" w:eastAsia="宋体"/>
                <w:kern w:val="0"/>
                <w:sz w:val="20"/>
                <w:szCs w:val="20"/>
              </w:rPr>
            </w:pPr>
            <m:oMathPara>
              <m:oMath>
                <m:r>
                  <m:rPr>
                    <m:sty m:val="p"/>
                  </m:rPr>
                  <w:rPr>
                    <w:rFonts w:ascii="Cambria Math" w:hAnsi="Cambria Math" w:eastAsia="宋体"/>
                    <w:kern w:val="0"/>
                    <w:sz w:val="20"/>
                    <w:szCs w:val="20"/>
                  </w:rPr>
                  <m:t>2</m:t>
                </m:r>
              </m:oMath>
            </m:oMathPara>
          </w:p>
        </w:tc>
        <w:tc>
          <w:tcPr>
            <w:tcW w:w="1191" w:type="dxa"/>
          </w:tcPr>
          <w:p w14:paraId="6198328C">
            <w:pPr>
              <w:rPr>
                <w:rFonts w:hint="eastAsia" w:ascii="宋体" w:hAnsi="宋体" w:eastAsia="宋体"/>
                <w:kern w:val="0"/>
                <w:sz w:val="20"/>
                <w:szCs w:val="20"/>
              </w:rPr>
            </w:pPr>
            <m:oMathPara>
              <m:oMath>
                <m:r>
                  <m:rPr>
                    <m:sty m:val="p"/>
                  </m:rPr>
                  <w:rPr>
                    <w:rFonts w:ascii="Cambria Math" w:hAnsi="Cambria Math" w:eastAsia="宋体"/>
                    <w:kern w:val="0"/>
                    <w:sz w:val="20"/>
                    <w:szCs w:val="20"/>
                  </w:rPr>
                  <m:t>1</m:t>
                </m:r>
              </m:oMath>
            </m:oMathPara>
          </w:p>
        </w:tc>
      </w:tr>
      <w:tr w14:paraId="097D59B9">
        <w:tc>
          <w:tcPr>
            <w:tcW w:w="1190" w:type="dxa"/>
          </w:tcPr>
          <w:p w14:paraId="47BD5CEB">
            <w:pPr>
              <w:jc w:val="center"/>
              <w:rPr>
                <w:rFonts w:hint="eastAsia" w:ascii="宋体" w:hAnsi="宋体" w:eastAsia="宋体"/>
                <w:kern w:val="0"/>
                <w:sz w:val="20"/>
                <w:szCs w:val="20"/>
              </w:rPr>
            </w:pPr>
            <w:r>
              <w:rPr>
                <w:rFonts w:ascii="宋体" w:hAnsi="宋体" w:eastAsia="宋体"/>
                <w:kern w:val="0"/>
                <w:sz w:val="20"/>
                <w:szCs w:val="20"/>
              </w:rPr>
              <w:t>h2</w:t>
            </w:r>
          </w:p>
        </w:tc>
        <w:tc>
          <w:tcPr>
            <w:tcW w:w="1191" w:type="dxa"/>
          </w:tcPr>
          <w:p w14:paraId="46A274AB">
            <w:pPr>
              <w:rPr>
                <w:rFonts w:hint="eastAsia" w:ascii="宋体" w:hAnsi="宋体" w:eastAsia="宋体"/>
                <w:kern w:val="0"/>
                <w:sz w:val="20"/>
                <w:szCs w:val="20"/>
              </w:rPr>
            </w:pPr>
            <m:oMathPara>
              <m:oMath>
                <m:r>
                  <m:rPr>
                    <m:sty m:val="p"/>
                  </m:rPr>
                  <w:rPr>
                    <w:rFonts w:ascii="Cambria Math" w:hAnsi="Cambria Math" w:eastAsia="宋体"/>
                    <w:kern w:val="0"/>
                    <w:sz w:val="20"/>
                    <w:szCs w:val="20"/>
                  </w:rPr>
                  <m:t>1</m:t>
                </m:r>
              </m:oMath>
            </m:oMathPara>
          </w:p>
        </w:tc>
        <w:tc>
          <w:tcPr>
            <w:tcW w:w="1190" w:type="dxa"/>
          </w:tcPr>
          <w:p w14:paraId="6162A108">
            <w:pPr>
              <w:rPr>
                <w:rFonts w:hint="eastAsia" w:ascii="宋体" w:hAnsi="宋体" w:eastAsia="宋体"/>
                <w:kern w:val="0"/>
                <w:sz w:val="20"/>
                <w:szCs w:val="20"/>
              </w:rPr>
            </w:pPr>
            <m:oMathPara>
              <m:oMath>
                <m:r>
                  <m:rPr>
                    <m:sty m:val="p"/>
                  </m:rPr>
                  <w:rPr>
                    <w:rFonts w:ascii="Cambria Math" w:hAnsi="Cambria Math" w:eastAsia="宋体"/>
                    <w:kern w:val="0"/>
                    <w:sz w:val="20"/>
                    <w:szCs w:val="20"/>
                  </w:rPr>
                  <m:t>2</m:t>
                </m:r>
              </m:oMath>
            </m:oMathPara>
          </w:p>
        </w:tc>
        <w:tc>
          <w:tcPr>
            <w:tcW w:w="1191" w:type="dxa"/>
          </w:tcPr>
          <w:p w14:paraId="1FC892BD">
            <w:pPr>
              <w:rPr>
                <w:rFonts w:hint="eastAsia" w:ascii="宋体" w:hAnsi="宋体" w:eastAsia="宋体"/>
                <w:kern w:val="0"/>
                <w:sz w:val="20"/>
                <w:szCs w:val="20"/>
              </w:rPr>
            </w:pPr>
            <m:oMathPara>
              <m:oMath>
                <m:r>
                  <m:rPr>
                    <m:sty m:val="p"/>
                  </m:rPr>
                  <w:rPr>
                    <w:rFonts w:ascii="Cambria Math" w:hAnsi="Cambria Math" w:eastAsia="宋体"/>
                    <w:kern w:val="0"/>
                    <w:sz w:val="20"/>
                    <w:szCs w:val="20"/>
                  </w:rPr>
                  <m:t>4</m:t>
                </m:r>
              </m:oMath>
            </m:oMathPara>
          </w:p>
        </w:tc>
        <w:tc>
          <w:tcPr>
            <w:tcW w:w="1191" w:type="dxa"/>
          </w:tcPr>
          <w:p w14:paraId="6CB22689">
            <w:pPr>
              <w:rPr>
                <w:rFonts w:hint="eastAsia" w:ascii="宋体" w:hAnsi="宋体" w:eastAsia="宋体"/>
                <w:kern w:val="0"/>
                <w:sz w:val="20"/>
                <w:szCs w:val="20"/>
              </w:rPr>
            </w:pPr>
            <m:oMathPara>
              <m:oMath>
                <m:r>
                  <m:rPr>
                    <m:sty m:val="p"/>
                  </m:rPr>
                  <w:rPr>
                    <w:rFonts w:ascii="Cambria Math" w:hAnsi="Cambria Math" w:eastAsia="宋体"/>
                    <w:kern w:val="0"/>
                    <w:sz w:val="20"/>
                    <w:szCs w:val="20"/>
                  </w:rPr>
                  <m:t>1</m:t>
                </m:r>
              </m:oMath>
            </m:oMathPara>
          </w:p>
        </w:tc>
      </w:tr>
      <w:tr w14:paraId="57BB8831">
        <w:tc>
          <w:tcPr>
            <w:tcW w:w="1190" w:type="dxa"/>
          </w:tcPr>
          <w:p w14:paraId="28E7BCBD">
            <w:pPr>
              <w:jc w:val="center"/>
              <w:rPr>
                <w:rFonts w:hint="eastAsia" w:ascii="宋体" w:hAnsi="宋体" w:eastAsia="宋体"/>
                <w:kern w:val="0"/>
                <w:sz w:val="20"/>
                <w:szCs w:val="20"/>
              </w:rPr>
            </w:pPr>
            <w:r>
              <w:rPr>
                <w:rFonts w:ascii="宋体" w:hAnsi="宋体" w:eastAsia="宋体"/>
                <w:kern w:val="0"/>
                <w:sz w:val="20"/>
                <w:szCs w:val="20"/>
              </w:rPr>
              <w:t>h3</w:t>
            </w:r>
          </w:p>
        </w:tc>
        <w:tc>
          <w:tcPr>
            <w:tcW w:w="1191" w:type="dxa"/>
          </w:tcPr>
          <w:p w14:paraId="5D4070C8">
            <w:pPr>
              <w:rPr>
                <w:rFonts w:hint="eastAsia" w:ascii="宋体" w:hAnsi="宋体" w:eastAsia="宋体"/>
                <w:kern w:val="0"/>
                <w:sz w:val="20"/>
                <w:szCs w:val="20"/>
              </w:rPr>
            </w:pPr>
            <m:oMathPara>
              <m:oMath>
                <m:r>
                  <m:rPr>
                    <m:sty m:val="p"/>
                  </m:rPr>
                  <w:rPr>
                    <w:rFonts w:ascii="Cambria Math" w:hAnsi="Cambria Math" w:eastAsia="宋体"/>
                    <w:kern w:val="0"/>
                    <w:sz w:val="20"/>
                    <w:szCs w:val="20"/>
                  </w:rPr>
                  <m:t>4</m:t>
                </m:r>
              </m:oMath>
            </m:oMathPara>
          </w:p>
        </w:tc>
        <w:tc>
          <w:tcPr>
            <w:tcW w:w="1190" w:type="dxa"/>
          </w:tcPr>
          <w:p w14:paraId="0C33857F">
            <w:pPr>
              <w:rPr>
                <w:rFonts w:hint="eastAsia" w:ascii="宋体" w:hAnsi="宋体" w:eastAsia="宋体"/>
                <w:kern w:val="0"/>
                <w:sz w:val="20"/>
                <w:szCs w:val="20"/>
              </w:rPr>
            </w:pPr>
            <m:oMathPara>
              <m:oMath>
                <m:r>
                  <m:rPr>
                    <m:sty m:val="p"/>
                  </m:rPr>
                  <w:rPr>
                    <w:rFonts w:ascii="Cambria Math" w:hAnsi="Cambria Math" w:eastAsia="宋体"/>
                    <w:kern w:val="0"/>
                    <w:sz w:val="20"/>
                    <w:szCs w:val="20"/>
                  </w:rPr>
                  <m:t>3</m:t>
                </m:r>
              </m:oMath>
            </m:oMathPara>
          </w:p>
        </w:tc>
        <w:tc>
          <w:tcPr>
            <w:tcW w:w="1191" w:type="dxa"/>
          </w:tcPr>
          <w:p w14:paraId="2F950EA3">
            <w:pPr>
              <w:rPr>
                <w:rFonts w:hint="eastAsia" w:ascii="宋体" w:hAnsi="宋体" w:eastAsia="宋体"/>
                <w:kern w:val="0"/>
                <w:sz w:val="20"/>
                <w:szCs w:val="20"/>
              </w:rPr>
            </w:pPr>
            <m:oMathPara>
              <m:oMath>
                <m:r>
                  <m:rPr>
                    <m:sty m:val="p"/>
                  </m:rPr>
                  <w:rPr>
                    <w:rFonts w:ascii="Cambria Math" w:hAnsi="Cambria Math" w:eastAsia="宋体"/>
                    <w:kern w:val="0"/>
                    <w:sz w:val="20"/>
                    <w:szCs w:val="20"/>
                  </w:rPr>
                  <m:t>1</m:t>
                </m:r>
              </m:oMath>
            </m:oMathPara>
          </w:p>
        </w:tc>
        <w:tc>
          <w:tcPr>
            <w:tcW w:w="1191" w:type="dxa"/>
          </w:tcPr>
          <w:p w14:paraId="045F5138">
            <w:pPr>
              <w:rPr>
                <w:rFonts w:hint="eastAsia" w:ascii="宋体" w:hAnsi="宋体" w:eastAsia="宋体"/>
                <w:kern w:val="0"/>
                <w:sz w:val="20"/>
                <w:szCs w:val="20"/>
              </w:rPr>
            </w:pPr>
            <m:oMathPara>
              <m:oMath>
                <m:r>
                  <m:rPr>
                    <m:sty m:val="p"/>
                  </m:rPr>
                  <w:rPr>
                    <w:rFonts w:ascii="Cambria Math" w:hAnsi="Cambria Math" w:eastAsia="宋体"/>
                    <w:kern w:val="0"/>
                    <w:sz w:val="20"/>
                    <w:szCs w:val="20"/>
                  </w:rPr>
                  <m:t>3</m:t>
                </m:r>
              </m:oMath>
            </m:oMathPara>
          </w:p>
        </w:tc>
      </w:tr>
      <w:tr w14:paraId="14CD67B5">
        <w:tc>
          <w:tcPr>
            <w:tcW w:w="1190" w:type="dxa"/>
          </w:tcPr>
          <w:p w14:paraId="50649824">
            <w:pPr>
              <w:jc w:val="center"/>
              <w:rPr>
                <w:rFonts w:hint="eastAsia" w:ascii="宋体" w:hAnsi="宋体" w:eastAsia="宋体"/>
                <w:kern w:val="0"/>
                <w:sz w:val="20"/>
                <w:szCs w:val="20"/>
              </w:rPr>
            </w:pPr>
            <w:r>
              <w:rPr>
                <w:rFonts w:ascii="宋体" w:hAnsi="宋体" w:eastAsia="宋体"/>
                <w:kern w:val="0"/>
                <w:sz w:val="20"/>
                <w:szCs w:val="20"/>
              </w:rPr>
              <w:t>h4</w:t>
            </w:r>
          </w:p>
        </w:tc>
        <w:tc>
          <w:tcPr>
            <w:tcW w:w="1191" w:type="dxa"/>
          </w:tcPr>
          <w:p w14:paraId="3E2D7CD6">
            <w:pPr>
              <w:rPr>
                <w:rFonts w:hint="eastAsia" w:ascii="宋体" w:hAnsi="宋体" w:eastAsia="宋体"/>
                <w:kern w:val="0"/>
                <w:sz w:val="20"/>
                <w:szCs w:val="20"/>
              </w:rPr>
            </w:pPr>
            <m:oMathPara>
              <m:oMath>
                <m:r>
                  <m:rPr>
                    <m:sty m:val="p"/>
                  </m:rPr>
                  <w:rPr>
                    <w:rFonts w:ascii="Cambria Math" w:hAnsi="Cambria Math" w:eastAsia="宋体"/>
                    <w:kern w:val="0"/>
                    <w:sz w:val="20"/>
                    <w:szCs w:val="20"/>
                  </w:rPr>
                  <m:t>4</m:t>
                </m:r>
              </m:oMath>
            </m:oMathPara>
          </w:p>
        </w:tc>
        <w:tc>
          <w:tcPr>
            <w:tcW w:w="1190" w:type="dxa"/>
          </w:tcPr>
          <w:p w14:paraId="721AFCD3">
            <w:pPr>
              <w:rPr>
                <w:rFonts w:hint="eastAsia" w:ascii="宋体" w:hAnsi="宋体" w:eastAsia="宋体"/>
                <w:kern w:val="0"/>
                <w:sz w:val="20"/>
                <w:szCs w:val="20"/>
              </w:rPr>
            </w:pPr>
            <m:oMathPara>
              <m:oMath>
                <m:r>
                  <m:rPr>
                    <m:sty m:val="p"/>
                  </m:rPr>
                  <w:rPr>
                    <w:rFonts w:ascii="Cambria Math" w:hAnsi="Cambria Math" w:eastAsia="宋体"/>
                    <w:kern w:val="0"/>
                    <w:sz w:val="20"/>
                    <w:szCs w:val="20"/>
                  </w:rPr>
                  <m:t>0</m:t>
                </m:r>
              </m:oMath>
            </m:oMathPara>
          </w:p>
        </w:tc>
        <w:tc>
          <w:tcPr>
            <w:tcW w:w="1191" w:type="dxa"/>
          </w:tcPr>
          <w:p w14:paraId="106217C0">
            <w:pPr>
              <w:rPr>
                <w:rFonts w:hint="eastAsia" w:ascii="宋体" w:hAnsi="宋体" w:eastAsia="宋体"/>
                <w:kern w:val="0"/>
                <w:sz w:val="20"/>
                <w:szCs w:val="20"/>
              </w:rPr>
            </w:pPr>
            <m:oMathPara>
              <m:oMath>
                <m:r>
                  <m:rPr>
                    <m:sty m:val="p"/>
                  </m:rPr>
                  <w:rPr>
                    <w:rFonts w:ascii="Cambria Math" w:hAnsi="Cambria Math" w:eastAsia="宋体"/>
                    <w:kern w:val="0"/>
                    <w:sz w:val="20"/>
                    <w:szCs w:val="20"/>
                  </w:rPr>
                  <m:t>2</m:t>
                </m:r>
              </m:oMath>
            </m:oMathPara>
          </w:p>
        </w:tc>
        <w:tc>
          <w:tcPr>
            <w:tcW w:w="1191" w:type="dxa"/>
          </w:tcPr>
          <w:p w14:paraId="1E35E636">
            <w:pPr>
              <w:rPr>
                <w:rFonts w:hint="eastAsia" w:ascii="宋体" w:hAnsi="宋体" w:eastAsia="宋体"/>
                <w:kern w:val="0"/>
                <w:sz w:val="20"/>
                <w:szCs w:val="20"/>
              </w:rPr>
            </w:pPr>
            <m:oMathPara>
              <m:oMath>
                <m:r>
                  <m:rPr>
                    <m:sty m:val="p"/>
                  </m:rPr>
                  <w:rPr>
                    <w:rFonts w:ascii="Cambria Math" w:hAnsi="Cambria Math" w:eastAsia="宋体"/>
                    <w:kern w:val="0"/>
                    <w:sz w:val="20"/>
                    <w:szCs w:val="20"/>
                  </w:rPr>
                  <m:t>0</m:t>
                </m:r>
              </m:oMath>
            </m:oMathPara>
          </w:p>
        </w:tc>
      </w:tr>
    </w:tbl>
    <w:p w14:paraId="2710462D">
      <w:pPr>
        <w:ind w:left="420"/>
        <w:rPr>
          <w:rFonts w:hint="eastAsia" w:ascii="宋体" w:hAnsi="宋体" w:eastAsia="宋体"/>
        </w:rPr>
      </w:pPr>
      <w:r>
        <w:rPr>
          <w:rFonts w:hint="eastAsia" w:ascii="宋体" w:hAnsi="宋体" w:eastAsia="宋体"/>
        </w:rPr>
        <w:t>接下来，考虑原始矩阵中第</w:t>
      </w:r>
      <w:r>
        <w:rPr>
          <w:rFonts w:ascii="宋体" w:hAnsi="宋体" w:eastAsia="宋体"/>
        </w:rPr>
        <w:t>3行。h1(3)=4；h2(3)=0;h3(3)=0;h4(3)=3. 此外，有S1，S3和S4列的值为1，因此签名矩阵中这三列的值需要对比修改为更小的值，修改后的签名矩阵为:</w:t>
      </w:r>
    </w:p>
    <w:tbl>
      <w:tblPr>
        <w:tblStyle w:val="16"/>
        <w:tblW w:w="0" w:type="auto"/>
        <w:tblInd w:w="14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0"/>
        <w:gridCol w:w="1191"/>
        <w:gridCol w:w="1190"/>
        <w:gridCol w:w="1191"/>
        <w:gridCol w:w="1191"/>
      </w:tblGrid>
      <w:tr w14:paraId="7E379C60">
        <w:tc>
          <w:tcPr>
            <w:tcW w:w="1190" w:type="dxa"/>
          </w:tcPr>
          <w:p w14:paraId="3660E166">
            <w:pPr>
              <w:jc w:val="center"/>
              <w:rPr>
                <w:rFonts w:hint="eastAsia" w:ascii="宋体" w:hAnsi="宋体" w:eastAsia="宋体"/>
                <w:kern w:val="0"/>
                <w:sz w:val="20"/>
                <w:szCs w:val="20"/>
              </w:rPr>
            </w:pPr>
          </w:p>
        </w:tc>
        <w:tc>
          <w:tcPr>
            <w:tcW w:w="1191" w:type="dxa"/>
          </w:tcPr>
          <w:p w14:paraId="3DB3D09C">
            <w:pPr>
              <w:jc w:val="center"/>
              <w:rPr>
                <w:rFonts w:hint="eastAsia" w:ascii="宋体" w:hAnsi="宋体" w:eastAsia="宋体"/>
                <w:kern w:val="0"/>
                <w:sz w:val="20"/>
                <w:szCs w:val="20"/>
              </w:rPr>
            </w:pPr>
            <w:r>
              <w:rPr>
                <w:rFonts w:hint="eastAsia" w:ascii="宋体" w:hAnsi="宋体" w:eastAsia="宋体"/>
                <w:kern w:val="0"/>
                <w:sz w:val="20"/>
                <w:szCs w:val="20"/>
              </w:rPr>
              <w:t>S</w:t>
            </w:r>
            <w:r>
              <w:rPr>
                <w:rFonts w:ascii="宋体" w:hAnsi="宋体" w:eastAsia="宋体"/>
                <w:kern w:val="0"/>
                <w:sz w:val="20"/>
                <w:szCs w:val="20"/>
              </w:rPr>
              <w:t>1</w:t>
            </w:r>
          </w:p>
        </w:tc>
        <w:tc>
          <w:tcPr>
            <w:tcW w:w="1190" w:type="dxa"/>
          </w:tcPr>
          <w:p w14:paraId="3656C03F">
            <w:pPr>
              <w:jc w:val="center"/>
              <w:rPr>
                <w:rFonts w:hint="eastAsia" w:ascii="宋体" w:hAnsi="宋体" w:eastAsia="宋体"/>
                <w:kern w:val="0"/>
                <w:sz w:val="20"/>
                <w:szCs w:val="20"/>
              </w:rPr>
            </w:pPr>
            <w:r>
              <w:rPr>
                <w:rFonts w:hint="eastAsia" w:ascii="宋体" w:hAnsi="宋体" w:eastAsia="宋体"/>
                <w:kern w:val="0"/>
                <w:sz w:val="20"/>
                <w:szCs w:val="20"/>
              </w:rPr>
              <w:t>S</w:t>
            </w:r>
            <w:r>
              <w:rPr>
                <w:rFonts w:ascii="宋体" w:hAnsi="宋体" w:eastAsia="宋体"/>
                <w:kern w:val="0"/>
                <w:sz w:val="20"/>
                <w:szCs w:val="20"/>
              </w:rPr>
              <w:t>2</w:t>
            </w:r>
          </w:p>
        </w:tc>
        <w:tc>
          <w:tcPr>
            <w:tcW w:w="1191" w:type="dxa"/>
          </w:tcPr>
          <w:p w14:paraId="391A06FB">
            <w:pPr>
              <w:jc w:val="center"/>
              <w:rPr>
                <w:rFonts w:hint="eastAsia" w:ascii="宋体" w:hAnsi="宋体" w:eastAsia="宋体"/>
                <w:kern w:val="0"/>
                <w:sz w:val="20"/>
                <w:szCs w:val="20"/>
              </w:rPr>
            </w:pPr>
            <w:r>
              <w:rPr>
                <w:rFonts w:hint="eastAsia" w:ascii="宋体" w:hAnsi="宋体" w:eastAsia="宋体"/>
                <w:kern w:val="0"/>
                <w:sz w:val="20"/>
                <w:szCs w:val="20"/>
              </w:rPr>
              <w:t>S</w:t>
            </w:r>
            <w:r>
              <w:rPr>
                <w:rFonts w:ascii="宋体" w:hAnsi="宋体" w:eastAsia="宋体"/>
                <w:kern w:val="0"/>
                <w:sz w:val="20"/>
                <w:szCs w:val="20"/>
              </w:rPr>
              <w:t>3</w:t>
            </w:r>
          </w:p>
        </w:tc>
        <w:tc>
          <w:tcPr>
            <w:tcW w:w="1191" w:type="dxa"/>
          </w:tcPr>
          <w:p w14:paraId="368A99B6">
            <w:pPr>
              <w:jc w:val="center"/>
              <w:rPr>
                <w:rFonts w:hint="eastAsia" w:ascii="宋体" w:hAnsi="宋体" w:eastAsia="宋体"/>
                <w:kern w:val="0"/>
                <w:sz w:val="20"/>
                <w:szCs w:val="20"/>
              </w:rPr>
            </w:pPr>
            <w:r>
              <w:rPr>
                <w:rFonts w:hint="eastAsia" w:ascii="宋体" w:hAnsi="宋体" w:eastAsia="宋体"/>
                <w:kern w:val="0"/>
                <w:sz w:val="20"/>
                <w:szCs w:val="20"/>
              </w:rPr>
              <w:t>S</w:t>
            </w:r>
            <w:r>
              <w:rPr>
                <w:rFonts w:ascii="宋体" w:hAnsi="宋体" w:eastAsia="宋体"/>
                <w:kern w:val="0"/>
                <w:sz w:val="20"/>
                <w:szCs w:val="20"/>
              </w:rPr>
              <w:t>4</w:t>
            </w:r>
          </w:p>
        </w:tc>
      </w:tr>
      <w:tr w14:paraId="4EFD9182">
        <w:tc>
          <w:tcPr>
            <w:tcW w:w="1190" w:type="dxa"/>
          </w:tcPr>
          <w:p w14:paraId="36771718">
            <w:pPr>
              <w:jc w:val="center"/>
              <w:rPr>
                <w:rFonts w:hint="eastAsia" w:ascii="宋体" w:hAnsi="宋体" w:eastAsia="宋体"/>
                <w:kern w:val="0"/>
                <w:sz w:val="20"/>
                <w:szCs w:val="20"/>
              </w:rPr>
            </w:pPr>
            <w:r>
              <w:rPr>
                <w:rFonts w:ascii="宋体" w:hAnsi="宋体" w:eastAsia="宋体"/>
                <w:kern w:val="0"/>
                <w:sz w:val="20"/>
                <w:szCs w:val="20"/>
              </w:rPr>
              <w:t>h1</w:t>
            </w:r>
          </w:p>
        </w:tc>
        <w:tc>
          <w:tcPr>
            <w:tcW w:w="1191" w:type="dxa"/>
          </w:tcPr>
          <w:p w14:paraId="11BDD61A">
            <w:pPr>
              <w:rPr>
                <w:rFonts w:hint="eastAsia" w:ascii="宋体" w:hAnsi="宋体" w:eastAsia="宋体"/>
                <w:kern w:val="0"/>
                <w:sz w:val="20"/>
                <w:szCs w:val="20"/>
              </w:rPr>
            </w:pPr>
            <m:oMathPara>
              <m:oMath>
                <m:r>
                  <m:rPr>
                    <m:sty m:val="p"/>
                  </m:rPr>
                  <w:rPr>
                    <w:rFonts w:ascii="Cambria Math" w:hAnsi="Cambria Math" w:eastAsia="宋体"/>
                    <w:kern w:val="0"/>
                    <w:sz w:val="20"/>
                    <w:szCs w:val="20"/>
                  </w:rPr>
                  <m:t>1</m:t>
                </m:r>
              </m:oMath>
            </m:oMathPara>
          </w:p>
        </w:tc>
        <w:tc>
          <w:tcPr>
            <w:tcW w:w="1190" w:type="dxa"/>
          </w:tcPr>
          <w:p w14:paraId="3ACB69E1">
            <w:pPr>
              <w:rPr>
                <w:rFonts w:hint="eastAsia" w:ascii="宋体" w:hAnsi="宋体" w:eastAsia="宋体"/>
                <w:kern w:val="0"/>
                <w:sz w:val="20"/>
                <w:szCs w:val="20"/>
              </w:rPr>
            </w:pPr>
            <m:oMathPara>
              <m:oMath>
                <m:r>
                  <m:rPr>
                    <m:sty m:val="p"/>
                  </m:rPr>
                  <w:rPr>
                    <w:rFonts w:ascii="Cambria Math" w:hAnsi="Cambria Math" w:eastAsia="宋体"/>
                    <w:kern w:val="0"/>
                    <w:sz w:val="20"/>
                    <w:szCs w:val="20"/>
                  </w:rPr>
                  <m:t>3</m:t>
                </m:r>
              </m:oMath>
            </m:oMathPara>
          </w:p>
        </w:tc>
        <w:tc>
          <w:tcPr>
            <w:tcW w:w="1191" w:type="dxa"/>
          </w:tcPr>
          <w:p w14:paraId="28A9ACB0">
            <w:pPr>
              <w:rPr>
                <w:rFonts w:hint="eastAsia" w:ascii="宋体" w:hAnsi="宋体" w:eastAsia="宋体"/>
                <w:kern w:val="0"/>
                <w:sz w:val="20"/>
                <w:szCs w:val="20"/>
              </w:rPr>
            </w:pPr>
            <m:oMathPara>
              <m:oMath>
                <m:r>
                  <m:rPr>
                    <m:sty m:val="p"/>
                  </m:rPr>
                  <w:rPr>
                    <w:rFonts w:ascii="Cambria Math" w:hAnsi="Cambria Math" w:eastAsia="宋体"/>
                    <w:kern w:val="0"/>
                    <w:sz w:val="20"/>
                    <w:szCs w:val="20"/>
                  </w:rPr>
                  <m:t>2</m:t>
                </m:r>
              </m:oMath>
            </m:oMathPara>
          </w:p>
        </w:tc>
        <w:tc>
          <w:tcPr>
            <w:tcW w:w="1191" w:type="dxa"/>
          </w:tcPr>
          <w:p w14:paraId="1052AE83">
            <w:pPr>
              <w:rPr>
                <w:rFonts w:hint="eastAsia" w:ascii="宋体" w:hAnsi="宋体" w:eastAsia="宋体"/>
                <w:kern w:val="0"/>
                <w:sz w:val="20"/>
                <w:szCs w:val="20"/>
              </w:rPr>
            </w:pPr>
            <m:oMathPara>
              <m:oMath>
                <m:r>
                  <m:rPr>
                    <m:sty m:val="p"/>
                  </m:rPr>
                  <w:rPr>
                    <w:rFonts w:ascii="Cambria Math" w:hAnsi="Cambria Math" w:eastAsia="宋体"/>
                    <w:kern w:val="0"/>
                    <w:sz w:val="20"/>
                    <w:szCs w:val="20"/>
                  </w:rPr>
                  <m:t>1</m:t>
                </m:r>
              </m:oMath>
            </m:oMathPara>
          </w:p>
        </w:tc>
      </w:tr>
      <w:tr w14:paraId="0BAD4A65">
        <w:tc>
          <w:tcPr>
            <w:tcW w:w="1190" w:type="dxa"/>
          </w:tcPr>
          <w:p w14:paraId="70C411B9">
            <w:pPr>
              <w:jc w:val="center"/>
              <w:rPr>
                <w:rFonts w:hint="eastAsia" w:ascii="宋体" w:hAnsi="宋体" w:eastAsia="宋体"/>
                <w:kern w:val="0"/>
                <w:sz w:val="20"/>
                <w:szCs w:val="20"/>
              </w:rPr>
            </w:pPr>
            <w:r>
              <w:rPr>
                <w:rFonts w:ascii="宋体" w:hAnsi="宋体" w:eastAsia="宋体"/>
                <w:kern w:val="0"/>
                <w:sz w:val="20"/>
                <w:szCs w:val="20"/>
              </w:rPr>
              <w:t>h2</w:t>
            </w:r>
          </w:p>
        </w:tc>
        <w:tc>
          <w:tcPr>
            <w:tcW w:w="1191" w:type="dxa"/>
          </w:tcPr>
          <w:p w14:paraId="2CE8DCD2">
            <w:pPr>
              <w:rPr>
                <w:rFonts w:hint="eastAsia" w:ascii="宋体" w:hAnsi="宋体" w:eastAsia="宋体"/>
                <w:kern w:val="0"/>
                <w:sz w:val="20"/>
                <w:szCs w:val="20"/>
              </w:rPr>
            </w:pPr>
            <m:oMathPara>
              <m:oMath>
                <m:r>
                  <m:rPr>
                    <m:sty m:val="p"/>
                  </m:rPr>
                  <w:rPr>
                    <w:rFonts w:ascii="Cambria Math" w:hAnsi="Cambria Math" w:eastAsia="宋体"/>
                    <w:kern w:val="0"/>
                    <w:sz w:val="20"/>
                    <w:szCs w:val="20"/>
                  </w:rPr>
                  <m:t>0</m:t>
                </m:r>
              </m:oMath>
            </m:oMathPara>
          </w:p>
        </w:tc>
        <w:tc>
          <w:tcPr>
            <w:tcW w:w="1190" w:type="dxa"/>
          </w:tcPr>
          <w:p w14:paraId="7C6C2C71">
            <w:pPr>
              <w:rPr>
                <w:rFonts w:hint="eastAsia" w:ascii="宋体" w:hAnsi="宋体" w:eastAsia="宋体"/>
                <w:kern w:val="0"/>
                <w:sz w:val="20"/>
                <w:szCs w:val="20"/>
              </w:rPr>
            </w:pPr>
            <m:oMathPara>
              <m:oMath>
                <m:r>
                  <m:rPr>
                    <m:sty m:val="p"/>
                  </m:rPr>
                  <w:rPr>
                    <w:rFonts w:ascii="Cambria Math" w:hAnsi="Cambria Math" w:eastAsia="宋体"/>
                    <w:kern w:val="0"/>
                    <w:sz w:val="20"/>
                    <w:szCs w:val="20"/>
                  </w:rPr>
                  <m:t>2</m:t>
                </m:r>
              </m:oMath>
            </m:oMathPara>
          </w:p>
        </w:tc>
        <w:tc>
          <w:tcPr>
            <w:tcW w:w="1191" w:type="dxa"/>
          </w:tcPr>
          <w:p w14:paraId="5CF1E82E">
            <w:pPr>
              <w:rPr>
                <w:rFonts w:hint="eastAsia" w:ascii="宋体" w:hAnsi="宋体" w:eastAsia="宋体"/>
                <w:kern w:val="0"/>
                <w:sz w:val="20"/>
                <w:szCs w:val="20"/>
              </w:rPr>
            </w:pPr>
            <m:oMathPara>
              <m:oMath>
                <m:r>
                  <m:rPr>
                    <m:sty m:val="p"/>
                  </m:rPr>
                  <w:rPr>
                    <w:rFonts w:ascii="Cambria Math" w:hAnsi="Cambria Math" w:eastAsia="宋体"/>
                    <w:kern w:val="0"/>
                    <w:sz w:val="20"/>
                    <w:szCs w:val="20"/>
                  </w:rPr>
                  <m:t>0</m:t>
                </m:r>
              </m:oMath>
            </m:oMathPara>
          </w:p>
        </w:tc>
        <w:tc>
          <w:tcPr>
            <w:tcW w:w="1191" w:type="dxa"/>
          </w:tcPr>
          <w:p w14:paraId="47651396">
            <w:pPr>
              <w:rPr>
                <w:rFonts w:hint="eastAsia" w:ascii="宋体" w:hAnsi="宋体" w:eastAsia="宋体"/>
                <w:kern w:val="0"/>
                <w:sz w:val="20"/>
                <w:szCs w:val="20"/>
              </w:rPr>
            </w:pPr>
            <m:oMathPara>
              <m:oMath>
                <m:r>
                  <m:rPr>
                    <m:sty m:val="p"/>
                  </m:rPr>
                  <w:rPr>
                    <w:rFonts w:ascii="Cambria Math" w:hAnsi="Cambria Math" w:eastAsia="宋体"/>
                    <w:kern w:val="0"/>
                    <w:sz w:val="20"/>
                    <w:szCs w:val="20"/>
                  </w:rPr>
                  <m:t>0</m:t>
                </m:r>
              </m:oMath>
            </m:oMathPara>
          </w:p>
        </w:tc>
      </w:tr>
      <w:tr w14:paraId="4266C298">
        <w:tc>
          <w:tcPr>
            <w:tcW w:w="1190" w:type="dxa"/>
          </w:tcPr>
          <w:p w14:paraId="120BC38F">
            <w:pPr>
              <w:jc w:val="center"/>
              <w:rPr>
                <w:rFonts w:hint="eastAsia" w:ascii="宋体" w:hAnsi="宋体" w:eastAsia="宋体"/>
                <w:kern w:val="0"/>
                <w:sz w:val="20"/>
                <w:szCs w:val="20"/>
              </w:rPr>
            </w:pPr>
            <w:r>
              <w:rPr>
                <w:rFonts w:ascii="宋体" w:hAnsi="宋体" w:eastAsia="宋体"/>
                <w:kern w:val="0"/>
                <w:sz w:val="20"/>
                <w:szCs w:val="20"/>
              </w:rPr>
              <w:t>h3</w:t>
            </w:r>
          </w:p>
        </w:tc>
        <w:tc>
          <w:tcPr>
            <w:tcW w:w="1191" w:type="dxa"/>
          </w:tcPr>
          <w:p w14:paraId="685A07A2">
            <w:pPr>
              <w:rPr>
                <w:rFonts w:hint="eastAsia" w:ascii="宋体" w:hAnsi="宋体" w:eastAsia="宋体"/>
                <w:kern w:val="0"/>
                <w:sz w:val="20"/>
                <w:szCs w:val="20"/>
              </w:rPr>
            </w:pPr>
            <m:oMathPara>
              <m:oMath>
                <m:r>
                  <m:rPr>
                    <m:sty m:val="p"/>
                  </m:rPr>
                  <w:rPr>
                    <w:rFonts w:ascii="Cambria Math" w:hAnsi="Cambria Math" w:eastAsia="宋体"/>
                    <w:kern w:val="0"/>
                    <w:sz w:val="20"/>
                    <w:szCs w:val="20"/>
                  </w:rPr>
                  <m:t>0</m:t>
                </m:r>
              </m:oMath>
            </m:oMathPara>
          </w:p>
        </w:tc>
        <w:tc>
          <w:tcPr>
            <w:tcW w:w="1190" w:type="dxa"/>
          </w:tcPr>
          <w:p w14:paraId="60E3C504">
            <w:pPr>
              <w:rPr>
                <w:rFonts w:hint="eastAsia" w:ascii="宋体" w:hAnsi="宋体" w:eastAsia="宋体"/>
                <w:kern w:val="0"/>
                <w:sz w:val="20"/>
                <w:szCs w:val="20"/>
              </w:rPr>
            </w:pPr>
            <m:oMathPara>
              <m:oMath>
                <m:r>
                  <m:rPr>
                    <m:sty m:val="p"/>
                  </m:rPr>
                  <w:rPr>
                    <w:rFonts w:ascii="Cambria Math" w:hAnsi="Cambria Math" w:eastAsia="宋体"/>
                    <w:kern w:val="0"/>
                    <w:sz w:val="20"/>
                    <w:szCs w:val="20"/>
                  </w:rPr>
                  <m:t>3</m:t>
                </m:r>
              </m:oMath>
            </m:oMathPara>
          </w:p>
        </w:tc>
        <w:tc>
          <w:tcPr>
            <w:tcW w:w="1191" w:type="dxa"/>
          </w:tcPr>
          <w:p w14:paraId="1D0A0B43">
            <w:pPr>
              <w:rPr>
                <w:rFonts w:hint="eastAsia" w:ascii="宋体" w:hAnsi="宋体" w:eastAsia="宋体"/>
                <w:kern w:val="0"/>
                <w:sz w:val="20"/>
                <w:szCs w:val="20"/>
              </w:rPr>
            </w:pPr>
            <m:oMathPara>
              <m:oMath>
                <m:r>
                  <m:rPr>
                    <m:sty m:val="p"/>
                  </m:rPr>
                  <w:rPr>
                    <w:rFonts w:ascii="Cambria Math" w:hAnsi="Cambria Math" w:eastAsia="宋体"/>
                    <w:kern w:val="0"/>
                    <w:sz w:val="20"/>
                    <w:szCs w:val="20"/>
                  </w:rPr>
                  <m:t>0</m:t>
                </m:r>
              </m:oMath>
            </m:oMathPara>
          </w:p>
        </w:tc>
        <w:tc>
          <w:tcPr>
            <w:tcW w:w="1191" w:type="dxa"/>
          </w:tcPr>
          <w:p w14:paraId="255ED6E5">
            <w:pPr>
              <w:rPr>
                <w:rFonts w:hint="eastAsia" w:ascii="宋体" w:hAnsi="宋体" w:eastAsia="宋体"/>
                <w:kern w:val="0"/>
                <w:sz w:val="20"/>
                <w:szCs w:val="20"/>
              </w:rPr>
            </w:pPr>
            <m:oMathPara>
              <m:oMath>
                <m:r>
                  <m:rPr>
                    <m:sty m:val="p"/>
                  </m:rPr>
                  <w:rPr>
                    <w:rFonts w:ascii="Cambria Math" w:hAnsi="Cambria Math" w:eastAsia="宋体"/>
                    <w:kern w:val="0"/>
                    <w:sz w:val="20"/>
                    <w:szCs w:val="20"/>
                  </w:rPr>
                  <m:t>0</m:t>
                </m:r>
              </m:oMath>
            </m:oMathPara>
          </w:p>
        </w:tc>
      </w:tr>
      <w:tr w14:paraId="000FA4AF">
        <w:tc>
          <w:tcPr>
            <w:tcW w:w="1190" w:type="dxa"/>
          </w:tcPr>
          <w:p w14:paraId="7B440BEB">
            <w:pPr>
              <w:jc w:val="center"/>
              <w:rPr>
                <w:rFonts w:hint="eastAsia" w:ascii="宋体" w:hAnsi="宋体" w:eastAsia="宋体"/>
                <w:kern w:val="0"/>
                <w:sz w:val="20"/>
                <w:szCs w:val="20"/>
              </w:rPr>
            </w:pPr>
            <w:r>
              <w:rPr>
                <w:rFonts w:ascii="宋体" w:hAnsi="宋体" w:eastAsia="宋体"/>
                <w:kern w:val="0"/>
                <w:sz w:val="20"/>
                <w:szCs w:val="20"/>
              </w:rPr>
              <w:t>h4</w:t>
            </w:r>
          </w:p>
        </w:tc>
        <w:tc>
          <w:tcPr>
            <w:tcW w:w="1191" w:type="dxa"/>
          </w:tcPr>
          <w:p w14:paraId="7C8A3A3E">
            <w:pPr>
              <w:rPr>
                <w:rFonts w:hint="eastAsia" w:ascii="宋体" w:hAnsi="宋体" w:eastAsia="宋体"/>
                <w:kern w:val="0"/>
                <w:sz w:val="20"/>
                <w:szCs w:val="20"/>
              </w:rPr>
            </w:pPr>
            <m:oMathPara>
              <m:oMath>
                <m:r>
                  <m:rPr>
                    <m:sty m:val="p"/>
                  </m:rPr>
                  <w:rPr>
                    <w:rFonts w:ascii="Cambria Math" w:hAnsi="Cambria Math" w:eastAsia="宋体"/>
                    <w:kern w:val="0"/>
                    <w:sz w:val="20"/>
                    <w:szCs w:val="20"/>
                  </w:rPr>
                  <m:t>3</m:t>
                </m:r>
              </m:oMath>
            </m:oMathPara>
          </w:p>
        </w:tc>
        <w:tc>
          <w:tcPr>
            <w:tcW w:w="1190" w:type="dxa"/>
          </w:tcPr>
          <w:p w14:paraId="5DE950BC">
            <w:pPr>
              <w:rPr>
                <w:rFonts w:hint="eastAsia" w:ascii="宋体" w:hAnsi="宋体" w:eastAsia="宋体"/>
                <w:kern w:val="0"/>
                <w:sz w:val="20"/>
                <w:szCs w:val="20"/>
              </w:rPr>
            </w:pPr>
            <m:oMathPara>
              <m:oMath>
                <m:r>
                  <m:rPr>
                    <m:sty m:val="p"/>
                  </m:rPr>
                  <w:rPr>
                    <w:rFonts w:ascii="Cambria Math" w:hAnsi="Cambria Math" w:eastAsia="宋体"/>
                    <w:kern w:val="0"/>
                    <w:sz w:val="20"/>
                    <w:szCs w:val="20"/>
                  </w:rPr>
                  <m:t>0</m:t>
                </m:r>
              </m:oMath>
            </m:oMathPara>
          </w:p>
        </w:tc>
        <w:tc>
          <w:tcPr>
            <w:tcW w:w="1191" w:type="dxa"/>
          </w:tcPr>
          <w:p w14:paraId="5ACB3202">
            <w:pPr>
              <w:rPr>
                <w:rFonts w:hint="eastAsia" w:ascii="宋体" w:hAnsi="宋体" w:eastAsia="宋体"/>
                <w:kern w:val="0"/>
                <w:sz w:val="20"/>
                <w:szCs w:val="20"/>
              </w:rPr>
            </w:pPr>
            <m:oMathPara>
              <m:oMath>
                <m:r>
                  <m:rPr>
                    <m:sty m:val="p"/>
                  </m:rPr>
                  <w:rPr>
                    <w:rFonts w:ascii="Cambria Math" w:hAnsi="Cambria Math" w:eastAsia="宋体"/>
                    <w:kern w:val="0"/>
                    <w:sz w:val="20"/>
                    <w:szCs w:val="20"/>
                  </w:rPr>
                  <m:t>2</m:t>
                </m:r>
              </m:oMath>
            </m:oMathPara>
          </w:p>
        </w:tc>
        <w:tc>
          <w:tcPr>
            <w:tcW w:w="1191" w:type="dxa"/>
          </w:tcPr>
          <w:p w14:paraId="404A5E47">
            <w:pPr>
              <w:rPr>
                <w:rFonts w:hint="eastAsia" w:ascii="宋体" w:hAnsi="宋体" w:eastAsia="宋体"/>
                <w:kern w:val="0"/>
                <w:sz w:val="20"/>
                <w:szCs w:val="20"/>
              </w:rPr>
            </w:pPr>
            <m:oMathPara>
              <m:oMath>
                <m:r>
                  <m:rPr>
                    <m:sty m:val="p"/>
                  </m:rPr>
                  <w:rPr>
                    <w:rFonts w:ascii="Cambria Math" w:hAnsi="Cambria Math" w:eastAsia="宋体"/>
                    <w:kern w:val="0"/>
                    <w:sz w:val="20"/>
                    <w:szCs w:val="20"/>
                  </w:rPr>
                  <m:t>0</m:t>
                </m:r>
              </m:oMath>
            </m:oMathPara>
          </w:p>
        </w:tc>
      </w:tr>
    </w:tbl>
    <w:p w14:paraId="732D8DB6">
      <w:pPr>
        <w:spacing w:line="240" w:lineRule="exact"/>
        <w:rPr>
          <w:rFonts w:hint="eastAsia" w:ascii="微软雅黑" w:hAnsi="微软雅黑" w:eastAsia="微软雅黑" w:cs="宋体"/>
          <w:kern w:val="0"/>
          <w:sz w:val="24"/>
        </w:rPr>
      </w:pPr>
    </w:p>
    <w:p w14:paraId="35A26B8A">
      <w:pPr>
        <w:spacing w:line="240" w:lineRule="exact"/>
        <w:ind w:left="420"/>
        <w:rPr>
          <w:rFonts w:hint="eastAsia" w:ascii="宋体" w:hAnsi="宋体" w:eastAsia="宋体" w:cs="宋体"/>
          <w:kern w:val="0"/>
          <w:szCs w:val="21"/>
        </w:rPr>
      </w:pPr>
      <w:r>
        <w:rPr>
          <w:rFonts w:hint="eastAsia" w:ascii="宋体" w:hAnsi="宋体" w:eastAsia="宋体" w:cs="宋体"/>
          <w:kern w:val="0"/>
          <w:szCs w:val="21"/>
        </w:rPr>
        <w:t>接下来，考虑原始矩阵中第</w:t>
      </w:r>
      <w:r>
        <w:rPr>
          <w:rFonts w:ascii="宋体" w:hAnsi="宋体" w:eastAsia="宋体" w:cs="宋体"/>
          <w:kern w:val="0"/>
          <w:szCs w:val="21"/>
        </w:rPr>
        <w:t>4</w:t>
      </w:r>
      <w:r>
        <w:rPr>
          <w:rFonts w:hint="eastAsia" w:ascii="宋体" w:hAnsi="宋体" w:eastAsia="宋体" w:cs="宋体"/>
          <w:kern w:val="0"/>
          <w:szCs w:val="21"/>
        </w:rPr>
        <w:t>行。h</w:t>
      </w:r>
      <w:r>
        <w:rPr>
          <w:rFonts w:ascii="宋体" w:hAnsi="宋体" w:eastAsia="宋体" w:cs="宋体"/>
          <w:kern w:val="0"/>
          <w:szCs w:val="21"/>
        </w:rPr>
        <w:t>1</w:t>
      </w:r>
      <w:r>
        <w:rPr>
          <w:rFonts w:hint="eastAsia" w:ascii="宋体" w:hAnsi="宋体" w:eastAsia="宋体" w:cs="宋体"/>
          <w:kern w:val="0"/>
          <w:szCs w:val="21"/>
        </w:rPr>
        <w:t>(</w:t>
      </w:r>
      <w:r>
        <w:rPr>
          <w:rFonts w:ascii="宋体" w:hAnsi="宋体" w:eastAsia="宋体" w:cs="宋体"/>
          <w:kern w:val="0"/>
          <w:szCs w:val="21"/>
        </w:rPr>
        <w:t>4)=0</w:t>
      </w:r>
      <w:r>
        <w:rPr>
          <w:rFonts w:hint="eastAsia" w:ascii="宋体" w:hAnsi="宋体" w:eastAsia="宋体" w:cs="宋体"/>
          <w:kern w:val="0"/>
          <w:szCs w:val="21"/>
        </w:rPr>
        <w:t>；h</w:t>
      </w:r>
      <w:r>
        <w:rPr>
          <w:rFonts w:ascii="宋体" w:hAnsi="宋体" w:eastAsia="宋体" w:cs="宋体"/>
          <w:kern w:val="0"/>
          <w:szCs w:val="21"/>
        </w:rPr>
        <w:t xml:space="preserve">2(4)=3;h3(4)=2;h4(4)=1. </w:t>
      </w:r>
      <w:r>
        <w:rPr>
          <w:rFonts w:hint="eastAsia" w:ascii="宋体" w:hAnsi="宋体" w:eastAsia="宋体" w:cs="宋体"/>
          <w:kern w:val="0"/>
          <w:szCs w:val="21"/>
        </w:rPr>
        <w:t>此外，有S</w:t>
      </w:r>
      <w:r>
        <w:rPr>
          <w:rFonts w:ascii="宋体" w:hAnsi="宋体" w:eastAsia="宋体" w:cs="宋体"/>
          <w:kern w:val="0"/>
          <w:szCs w:val="21"/>
        </w:rPr>
        <w:t>3</w:t>
      </w:r>
      <w:r>
        <w:rPr>
          <w:rFonts w:hint="eastAsia" w:ascii="宋体" w:hAnsi="宋体" w:eastAsia="宋体" w:cs="宋体"/>
          <w:kern w:val="0"/>
          <w:szCs w:val="21"/>
        </w:rPr>
        <w:t>列的值为1，因此签名矩阵中这列的值需要对比修改为更小的值，修改后的最终签名矩阵为:</w:t>
      </w:r>
    </w:p>
    <w:tbl>
      <w:tblPr>
        <w:tblStyle w:val="16"/>
        <w:tblW w:w="0" w:type="auto"/>
        <w:tblInd w:w="14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0"/>
        <w:gridCol w:w="1191"/>
        <w:gridCol w:w="1190"/>
        <w:gridCol w:w="1191"/>
        <w:gridCol w:w="1191"/>
      </w:tblGrid>
      <w:tr w14:paraId="4171C25B">
        <w:tc>
          <w:tcPr>
            <w:tcW w:w="1190" w:type="dxa"/>
          </w:tcPr>
          <w:p w14:paraId="33046E51">
            <w:pPr>
              <w:jc w:val="center"/>
              <w:rPr>
                <w:rFonts w:hint="eastAsia" w:ascii="宋体" w:hAnsi="宋体" w:eastAsia="宋体"/>
                <w:kern w:val="0"/>
                <w:sz w:val="20"/>
                <w:szCs w:val="20"/>
              </w:rPr>
            </w:pPr>
          </w:p>
        </w:tc>
        <w:tc>
          <w:tcPr>
            <w:tcW w:w="1191" w:type="dxa"/>
          </w:tcPr>
          <w:p w14:paraId="4C08E374">
            <w:pPr>
              <w:jc w:val="center"/>
              <w:rPr>
                <w:rFonts w:hint="eastAsia" w:ascii="宋体" w:hAnsi="宋体" w:eastAsia="宋体"/>
                <w:kern w:val="0"/>
                <w:sz w:val="20"/>
                <w:szCs w:val="20"/>
              </w:rPr>
            </w:pPr>
            <w:r>
              <w:rPr>
                <w:rFonts w:hint="eastAsia" w:ascii="宋体" w:hAnsi="宋体" w:eastAsia="宋体"/>
                <w:kern w:val="0"/>
                <w:sz w:val="20"/>
                <w:szCs w:val="20"/>
              </w:rPr>
              <w:t>S</w:t>
            </w:r>
            <w:r>
              <w:rPr>
                <w:rFonts w:ascii="宋体" w:hAnsi="宋体" w:eastAsia="宋体"/>
                <w:kern w:val="0"/>
                <w:sz w:val="20"/>
                <w:szCs w:val="20"/>
              </w:rPr>
              <w:t>1</w:t>
            </w:r>
          </w:p>
        </w:tc>
        <w:tc>
          <w:tcPr>
            <w:tcW w:w="1190" w:type="dxa"/>
          </w:tcPr>
          <w:p w14:paraId="0C0AC4AB">
            <w:pPr>
              <w:jc w:val="center"/>
              <w:rPr>
                <w:rFonts w:hint="eastAsia" w:ascii="宋体" w:hAnsi="宋体" w:eastAsia="宋体"/>
                <w:kern w:val="0"/>
                <w:sz w:val="20"/>
                <w:szCs w:val="20"/>
              </w:rPr>
            </w:pPr>
            <w:r>
              <w:rPr>
                <w:rFonts w:hint="eastAsia" w:ascii="宋体" w:hAnsi="宋体" w:eastAsia="宋体"/>
                <w:kern w:val="0"/>
                <w:sz w:val="20"/>
                <w:szCs w:val="20"/>
              </w:rPr>
              <w:t>S</w:t>
            </w:r>
            <w:r>
              <w:rPr>
                <w:rFonts w:ascii="宋体" w:hAnsi="宋体" w:eastAsia="宋体"/>
                <w:kern w:val="0"/>
                <w:sz w:val="20"/>
                <w:szCs w:val="20"/>
              </w:rPr>
              <w:t>2</w:t>
            </w:r>
          </w:p>
        </w:tc>
        <w:tc>
          <w:tcPr>
            <w:tcW w:w="1191" w:type="dxa"/>
          </w:tcPr>
          <w:p w14:paraId="14277A56">
            <w:pPr>
              <w:jc w:val="center"/>
              <w:rPr>
                <w:rFonts w:hint="eastAsia" w:ascii="宋体" w:hAnsi="宋体" w:eastAsia="宋体"/>
                <w:kern w:val="0"/>
                <w:sz w:val="20"/>
                <w:szCs w:val="20"/>
              </w:rPr>
            </w:pPr>
            <w:r>
              <w:rPr>
                <w:rFonts w:hint="eastAsia" w:ascii="宋体" w:hAnsi="宋体" w:eastAsia="宋体"/>
                <w:kern w:val="0"/>
                <w:sz w:val="20"/>
                <w:szCs w:val="20"/>
              </w:rPr>
              <w:t>S</w:t>
            </w:r>
            <w:r>
              <w:rPr>
                <w:rFonts w:ascii="宋体" w:hAnsi="宋体" w:eastAsia="宋体"/>
                <w:kern w:val="0"/>
                <w:sz w:val="20"/>
                <w:szCs w:val="20"/>
              </w:rPr>
              <w:t>3</w:t>
            </w:r>
          </w:p>
        </w:tc>
        <w:tc>
          <w:tcPr>
            <w:tcW w:w="1191" w:type="dxa"/>
          </w:tcPr>
          <w:p w14:paraId="498D0125">
            <w:pPr>
              <w:jc w:val="center"/>
              <w:rPr>
                <w:rFonts w:hint="eastAsia" w:ascii="宋体" w:hAnsi="宋体" w:eastAsia="宋体"/>
                <w:kern w:val="0"/>
                <w:sz w:val="20"/>
                <w:szCs w:val="20"/>
              </w:rPr>
            </w:pPr>
            <w:r>
              <w:rPr>
                <w:rFonts w:hint="eastAsia" w:ascii="宋体" w:hAnsi="宋体" w:eastAsia="宋体"/>
                <w:kern w:val="0"/>
                <w:sz w:val="20"/>
                <w:szCs w:val="20"/>
              </w:rPr>
              <w:t>S</w:t>
            </w:r>
            <w:r>
              <w:rPr>
                <w:rFonts w:ascii="宋体" w:hAnsi="宋体" w:eastAsia="宋体"/>
                <w:kern w:val="0"/>
                <w:sz w:val="20"/>
                <w:szCs w:val="20"/>
              </w:rPr>
              <w:t>4</w:t>
            </w:r>
          </w:p>
        </w:tc>
      </w:tr>
      <w:tr w14:paraId="368CC251">
        <w:tc>
          <w:tcPr>
            <w:tcW w:w="1190" w:type="dxa"/>
          </w:tcPr>
          <w:p w14:paraId="4439F5B3">
            <w:pPr>
              <w:jc w:val="center"/>
              <w:rPr>
                <w:rFonts w:hint="eastAsia" w:ascii="宋体" w:hAnsi="宋体" w:eastAsia="宋体"/>
                <w:kern w:val="0"/>
                <w:sz w:val="20"/>
                <w:szCs w:val="20"/>
              </w:rPr>
            </w:pPr>
            <w:r>
              <w:rPr>
                <w:rFonts w:ascii="宋体" w:hAnsi="宋体" w:eastAsia="宋体"/>
                <w:kern w:val="0"/>
                <w:sz w:val="20"/>
                <w:szCs w:val="20"/>
              </w:rPr>
              <w:t>h1</w:t>
            </w:r>
          </w:p>
        </w:tc>
        <w:tc>
          <w:tcPr>
            <w:tcW w:w="1191" w:type="dxa"/>
          </w:tcPr>
          <w:p w14:paraId="7E93A94B">
            <w:pPr>
              <w:rPr>
                <w:rFonts w:hint="eastAsia" w:ascii="宋体" w:hAnsi="宋体" w:eastAsia="宋体"/>
                <w:kern w:val="0"/>
                <w:sz w:val="20"/>
                <w:szCs w:val="20"/>
              </w:rPr>
            </w:pPr>
            <m:oMathPara>
              <m:oMath>
                <m:r>
                  <m:rPr>
                    <m:sty m:val="p"/>
                  </m:rPr>
                  <w:rPr>
                    <w:rFonts w:ascii="Cambria Math" w:hAnsi="Cambria Math" w:eastAsia="宋体"/>
                    <w:kern w:val="0"/>
                    <w:sz w:val="20"/>
                    <w:szCs w:val="20"/>
                  </w:rPr>
                  <m:t>1</m:t>
                </m:r>
              </m:oMath>
            </m:oMathPara>
          </w:p>
        </w:tc>
        <w:tc>
          <w:tcPr>
            <w:tcW w:w="1190" w:type="dxa"/>
          </w:tcPr>
          <w:p w14:paraId="01D29737">
            <w:pPr>
              <w:rPr>
                <w:rFonts w:hint="eastAsia" w:ascii="宋体" w:hAnsi="宋体" w:eastAsia="宋体"/>
                <w:kern w:val="0"/>
                <w:sz w:val="20"/>
                <w:szCs w:val="20"/>
              </w:rPr>
            </w:pPr>
            <m:oMathPara>
              <m:oMath>
                <m:r>
                  <m:rPr>
                    <m:sty m:val="p"/>
                  </m:rPr>
                  <w:rPr>
                    <w:rFonts w:ascii="Cambria Math" w:hAnsi="Cambria Math" w:eastAsia="宋体"/>
                    <w:kern w:val="0"/>
                    <w:sz w:val="20"/>
                    <w:szCs w:val="20"/>
                  </w:rPr>
                  <m:t>3</m:t>
                </m:r>
              </m:oMath>
            </m:oMathPara>
          </w:p>
        </w:tc>
        <w:tc>
          <w:tcPr>
            <w:tcW w:w="1191" w:type="dxa"/>
          </w:tcPr>
          <w:p w14:paraId="06FFBAED">
            <w:pPr>
              <w:rPr>
                <w:rFonts w:hint="eastAsia" w:ascii="宋体" w:hAnsi="宋体" w:eastAsia="宋体"/>
                <w:kern w:val="0"/>
                <w:sz w:val="20"/>
                <w:szCs w:val="20"/>
              </w:rPr>
            </w:pPr>
            <m:oMathPara>
              <m:oMath>
                <m:r>
                  <m:rPr>
                    <m:sty m:val="p"/>
                  </m:rPr>
                  <w:rPr>
                    <w:rFonts w:ascii="Cambria Math" w:hAnsi="Cambria Math" w:eastAsia="宋体"/>
                    <w:kern w:val="0"/>
                    <w:sz w:val="20"/>
                    <w:szCs w:val="20"/>
                  </w:rPr>
                  <m:t>0</m:t>
                </m:r>
              </m:oMath>
            </m:oMathPara>
          </w:p>
        </w:tc>
        <w:tc>
          <w:tcPr>
            <w:tcW w:w="1191" w:type="dxa"/>
          </w:tcPr>
          <w:p w14:paraId="1BB2D471">
            <w:pPr>
              <w:rPr>
                <w:rFonts w:hint="eastAsia" w:ascii="宋体" w:hAnsi="宋体" w:eastAsia="宋体"/>
                <w:kern w:val="0"/>
                <w:sz w:val="20"/>
                <w:szCs w:val="20"/>
              </w:rPr>
            </w:pPr>
            <m:oMathPara>
              <m:oMath>
                <m:r>
                  <m:rPr>
                    <m:sty m:val="p"/>
                  </m:rPr>
                  <w:rPr>
                    <w:rFonts w:ascii="Cambria Math" w:hAnsi="Cambria Math" w:eastAsia="宋体"/>
                    <w:kern w:val="0"/>
                    <w:sz w:val="20"/>
                    <w:szCs w:val="20"/>
                  </w:rPr>
                  <m:t>1</m:t>
                </m:r>
              </m:oMath>
            </m:oMathPara>
          </w:p>
        </w:tc>
      </w:tr>
      <w:tr w14:paraId="1B0D10C4">
        <w:tc>
          <w:tcPr>
            <w:tcW w:w="1190" w:type="dxa"/>
          </w:tcPr>
          <w:p w14:paraId="51076EC2">
            <w:pPr>
              <w:jc w:val="center"/>
              <w:rPr>
                <w:rFonts w:hint="eastAsia" w:ascii="宋体" w:hAnsi="宋体" w:eastAsia="宋体"/>
                <w:kern w:val="0"/>
                <w:sz w:val="20"/>
                <w:szCs w:val="20"/>
              </w:rPr>
            </w:pPr>
            <w:r>
              <w:rPr>
                <w:rFonts w:ascii="宋体" w:hAnsi="宋体" w:eastAsia="宋体"/>
                <w:kern w:val="0"/>
                <w:sz w:val="20"/>
                <w:szCs w:val="20"/>
              </w:rPr>
              <w:t>h2</w:t>
            </w:r>
          </w:p>
        </w:tc>
        <w:tc>
          <w:tcPr>
            <w:tcW w:w="1191" w:type="dxa"/>
          </w:tcPr>
          <w:p w14:paraId="2530FC18">
            <w:pPr>
              <w:rPr>
                <w:rFonts w:hint="eastAsia" w:ascii="宋体" w:hAnsi="宋体" w:eastAsia="宋体"/>
                <w:kern w:val="0"/>
                <w:sz w:val="20"/>
                <w:szCs w:val="20"/>
              </w:rPr>
            </w:pPr>
            <m:oMathPara>
              <m:oMath>
                <m:r>
                  <m:rPr>
                    <m:sty m:val="p"/>
                  </m:rPr>
                  <w:rPr>
                    <w:rFonts w:ascii="Cambria Math" w:hAnsi="Cambria Math" w:eastAsia="宋体"/>
                    <w:kern w:val="0"/>
                    <w:sz w:val="20"/>
                    <w:szCs w:val="20"/>
                  </w:rPr>
                  <m:t>0</m:t>
                </m:r>
              </m:oMath>
            </m:oMathPara>
          </w:p>
        </w:tc>
        <w:tc>
          <w:tcPr>
            <w:tcW w:w="1190" w:type="dxa"/>
          </w:tcPr>
          <w:p w14:paraId="6343E29C">
            <w:pPr>
              <w:rPr>
                <w:rFonts w:hint="eastAsia" w:ascii="宋体" w:hAnsi="宋体" w:eastAsia="宋体"/>
                <w:kern w:val="0"/>
                <w:sz w:val="20"/>
                <w:szCs w:val="20"/>
              </w:rPr>
            </w:pPr>
            <m:oMathPara>
              <m:oMath>
                <m:r>
                  <m:rPr>
                    <m:sty m:val="p"/>
                  </m:rPr>
                  <w:rPr>
                    <w:rFonts w:ascii="Cambria Math" w:hAnsi="Cambria Math" w:eastAsia="宋体"/>
                    <w:kern w:val="0"/>
                    <w:sz w:val="20"/>
                    <w:szCs w:val="20"/>
                  </w:rPr>
                  <m:t>2</m:t>
                </m:r>
              </m:oMath>
            </m:oMathPara>
          </w:p>
        </w:tc>
        <w:tc>
          <w:tcPr>
            <w:tcW w:w="1191" w:type="dxa"/>
          </w:tcPr>
          <w:p w14:paraId="3E5955DC">
            <w:pPr>
              <w:rPr>
                <w:rFonts w:hint="eastAsia" w:ascii="宋体" w:hAnsi="宋体" w:eastAsia="宋体"/>
                <w:kern w:val="0"/>
                <w:sz w:val="20"/>
                <w:szCs w:val="20"/>
              </w:rPr>
            </w:pPr>
            <m:oMathPara>
              <m:oMath>
                <m:r>
                  <m:rPr>
                    <m:sty m:val="p"/>
                  </m:rPr>
                  <w:rPr>
                    <w:rFonts w:ascii="Cambria Math" w:hAnsi="Cambria Math" w:eastAsia="宋体"/>
                    <w:kern w:val="0"/>
                    <w:sz w:val="20"/>
                    <w:szCs w:val="20"/>
                  </w:rPr>
                  <m:t>0</m:t>
                </m:r>
              </m:oMath>
            </m:oMathPara>
          </w:p>
        </w:tc>
        <w:tc>
          <w:tcPr>
            <w:tcW w:w="1191" w:type="dxa"/>
          </w:tcPr>
          <w:p w14:paraId="043FB4F0">
            <w:pPr>
              <w:rPr>
                <w:rFonts w:hint="eastAsia" w:ascii="宋体" w:hAnsi="宋体" w:eastAsia="宋体"/>
                <w:kern w:val="0"/>
                <w:sz w:val="20"/>
                <w:szCs w:val="20"/>
              </w:rPr>
            </w:pPr>
            <m:oMathPara>
              <m:oMath>
                <m:r>
                  <m:rPr>
                    <m:sty m:val="p"/>
                  </m:rPr>
                  <w:rPr>
                    <w:rFonts w:ascii="Cambria Math" w:hAnsi="Cambria Math" w:eastAsia="宋体"/>
                    <w:kern w:val="0"/>
                    <w:sz w:val="20"/>
                    <w:szCs w:val="20"/>
                  </w:rPr>
                  <m:t>0</m:t>
                </m:r>
              </m:oMath>
            </m:oMathPara>
          </w:p>
        </w:tc>
      </w:tr>
      <w:tr w14:paraId="789D7B0A">
        <w:tc>
          <w:tcPr>
            <w:tcW w:w="1190" w:type="dxa"/>
          </w:tcPr>
          <w:p w14:paraId="5F48DDCF">
            <w:pPr>
              <w:jc w:val="center"/>
              <w:rPr>
                <w:rFonts w:hint="eastAsia" w:ascii="宋体" w:hAnsi="宋体" w:eastAsia="宋体"/>
                <w:kern w:val="0"/>
                <w:sz w:val="20"/>
                <w:szCs w:val="20"/>
              </w:rPr>
            </w:pPr>
            <w:r>
              <w:rPr>
                <w:rFonts w:ascii="宋体" w:hAnsi="宋体" w:eastAsia="宋体"/>
                <w:kern w:val="0"/>
                <w:sz w:val="20"/>
                <w:szCs w:val="20"/>
              </w:rPr>
              <w:t>h3</w:t>
            </w:r>
          </w:p>
        </w:tc>
        <w:tc>
          <w:tcPr>
            <w:tcW w:w="1191" w:type="dxa"/>
          </w:tcPr>
          <w:p w14:paraId="0972274B">
            <w:pPr>
              <w:rPr>
                <w:rFonts w:hint="eastAsia" w:ascii="宋体" w:hAnsi="宋体" w:eastAsia="宋体"/>
                <w:kern w:val="0"/>
                <w:sz w:val="20"/>
                <w:szCs w:val="20"/>
              </w:rPr>
            </w:pPr>
            <m:oMathPara>
              <m:oMath>
                <m:r>
                  <m:rPr>
                    <m:sty m:val="p"/>
                  </m:rPr>
                  <w:rPr>
                    <w:rFonts w:ascii="Cambria Math" w:hAnsi="Cambria Math" w:eastAsia="宋体"/>
                    <w:kern w:val="0"/>
                    <w:sz w:val="20"/>
                    <w:szCs w:val="20"/>
                  </w:rPr>
                  <m:t>0</m:t>
                </m:r>
              </m:oMath>
            </m:oMathPara>
          </w:p>
        </w:tc>
        <w:tc>
          <w:tcPr>
            <w:tcW w:w="1190" w:type="dxa"/>
          </w:tcPr>
          <w:p w14:paraId="7B5A1A98">
            <w:pPr>
              <w:rPr>
                <w:rFonts w:hint="eastAsia" w:ascii="宋体" w:hAnsi="宋体" w:eastAsia="宋体"/>
                <w:kern w:val="0"/>
                <w:sz w:val="20"/>
                <w:szCs w:val="20"/>
              </w:rPr>
            </w:pPr>
            <m:oMathPara>
              <m:oMath>
                <m:r>
                  <m:rPr>
                    <m:sty m:val="p"/>
                  </m:rPr>
                  <w:rPr>
                    <w:rFonts w:ascii="Cambria Math" w:hAnsi="Cambria Math" w:eastAsia="宋体"/>
                    <w:kern w:val="0"/>
                    <w:sz w:val="20"/>
                    <w:szCs w:val="20"/>
                  </w:rPr>
                  <m:t>3</m:t>
                </m:r>
              </m:oMath>
            </m:oMathPara>
          </w:p>
        </w:tc>
        <w:tc>
          <w:tcPr>
            <w:tcW w:w="1191" w:type="dxa"/>
          </w:tcPr>
          <w:p w14:paraId="4ABB3BD2">
            <w:pPr>
              <w:rPr>
                <w:rFonts w:hint="eastAsia" w:ascii="宋体" w:hAnsi="宋体" w:eastAsia="宋体"/>
                <w:kern w:val="0"/>
                <w:sz w:val="20"/>
                <w:szCs w:val="20"/>
              </w:rPr>
            </w:pPr>
            <m:oMathPara>
              <m:oMath>
                <m:r>
                  <m:rPr>
                    <m:sty m:val="p"/>
                  </m:rPr>
                  <w:rPr>
                    <w:rFonts w:ascii="Cambria Math" w:hAnsi="Cambria Math" w:eastAsia="宋体"/>
                    <w:kern w:val="0"/>
                    <w:sz w:val="20"/>
                    <w:szCs w:val="20"/>
                  </w:rPr>
                  <m:t>0</m:t>
                </m:r>
              </m:oMath>
            </m:oMathPara>
          </w:p>
        </w:tc>
        <w:tc>
          <w:tcPr>
            <w:tcW w:w="1191" w:type="dxa"/>
          </w:tcPr>
          <w:p w14:paraId="0BF2B1D9">
            <w:pPr>
              <w:rPr>
                <w:rFonts w:hint="eastAsia" w:ascii="宋体" w:hAnsi="宋体" w:eastAsia="宋体"/>
                <w:kern w:val="0"/>
                <w:sz w:val="20"/>
                <w:szCs w:val="20"/>
              </w:rPr>
            </w:pPr>
            <m:oMathPara>
              <m:oMath>
                <m:r>
                  <m:rPr>
                    <m:sty m:val="p"/>
                  </m:rPr>
                  <w:rPr>
                    <w:rFonts w:ascii="Cambria Math" w:hAnsi="Cambria Math" w:eastAsia="宋体"/>
                    <w:kern w:val="0"/>
                    <w:sz w:val="20"/>
                    <w:szCs w:val="20"/>
                  </w:rPr>
                  <m:t>0</m:t>
                </m:r>
              </m:oMath>
            </m:oMathPara>
          </w:p>
        </w:tc>
      </w:tr>
      <w:tr w14:paraId="4E163F2B">
        <w:tc>
          <w:tcPr>
            <w:tcW w:w="1190" w:type="dxa"/>
          </w:tcPr>
          <w:p w14:paraId="4C862B17">
            <w:pPr>
              <w:jc w:val="center"/>
              <w:rPr>
                <w:rFonts w:hint="eastAsia" w:ascii="宋体" w:hAnsi="宋体" w:eastAsia="宋体"/>
                <w:kern w:val="0"/>
                <w:sz w:val="20"/>
                <w:szCs w:val="20"/>
              </w:rPr>
            </w:pPr>
            <w:r>
              <w:rPr>
                <w:rFonts w:ascii="宋体" w:hAnsi="宋体" w:eastAsia="宋体"/>
                <w:kern w:val="0"/>
                <w:sz w:val="20"/>
                <w:szCs w:val="20"/>
              </w:rPr>
              <w:t>h4</w:t>
            </w:r>
          </w:p>
        </w:tc>
        <w:tc>
          <w:tcPr>
            <w:tcW w:w="1191" w:type="dxa"/>
          </w:tcPr>
          <w:p w14:paraId="522FDFF4">
            <w:pPr>
              <w:rPr>
                <w:rFonts w:hint="eastAsia" w:ascii="宋体" w:hAnsi="宋体" w:eastAsia="宋体"/>
                <w:kern w:val="0"/>
                <w:sz w:val="20"/>
                <w:szCs w:val="20"/>
              </w:rPr>
            </w:pPr>
            <m:oMathPara>
              <m:oMath>
                <m:r>
                  <m:rPr>
                    <m:sty m:val="p"/>
                  </m:rPr>
                  <w:rPr>
                    <w:rFonts w:ascii="Cambria Math" w:hAnsi="Cambria Math" w:eastAsia="宋体"/>
                    <w:kern w:val="0"/>
                    <w:sz w:val="20"/>
                    <w:szCs w:val="20"/>
                  </w:rPr>
                  <m:t>3</m:t>
                </m:r>
              </m:oMath>
            </m:oMathPara>
          </w:p>
        </w:tc>
        <w:tc>
          <w:tcPr>
            <w:tcW w:w="1190" w:type="dxa"/>
          </w:tcPr>
          <w:p w14:paraId="11AF823D">
            <w:pPr>
              <w:rPr>
                <w:rFonts w:hint="eastAsia" w:ascii="宋体" w:hAnsi="宋体" w:eastAsia="宋体"/>
                <w:kern w:val="0"/>
                <w:sz w:val="20"/>
                <w:szCs w:val="20"/>
              </w:rPr>
            </w:pPr>
            <m:oMathPara>
              <m:oMath>
                <m:r>
                  <m:rPr>
                    <m:sty m:val="p"/>
                  </m:rPr>
                  <w:rPr>
                    <w:rFonts w:ascii="Cambria Math" w:hAnsi="Cambria Math" w:eastAsia="宋体"/>
                    <w:kern w:val="0"/>
                    <w:sz w:val="20"/>
                    <w:szCs w:val="20"/>
                  </w:rPr>
                  <m:t>0</m:t>
                </m:r>
              </m:oMath>
            </m:oMathPara>
          </w:p>
        </w:tc>
        <w:tc>
          <w:tcPr>
            <w:tcW w:w="1191" w:type="dxa"/>
          </w:tcPr>
          <w:p w14:paraId="15241589">
            <w:pPr>
              <w:rPr>
                <w:rFonts w:hint="eastAsia" w:ascii="宋体" w:hAnsi="宋体" w:eastAsia="宋体"/>
                <w:kern w:val="0"/>
                <w:sz w:val="20"/>
                <w:szCs w:val="20"/>
              </w:rPr>
            </w:pPr>
            <m:oMathPara>
              <m:oMath>
                <m:r>
                  <m:rPr>
                    <m:sty m:val="p"/>
                  </m:rPr>
                  <w:rPr>
                    <w:rFonts w:ascii="Cambria Math" w:hAnsi="Cambria Math" w:eastAsia="宋体"/>
                    <w:kern w:val="0"/>
                    <w:sz w:val="20"/>
                    <w:szCs w:val="20"/>
                  </w:rPr>
                  <m:t>1</m:t>
                </m:r>
              </m:oMath>
            </m:oMathPara>
          </w:p>
        </w:tc>
        <w:tc>
          <w:tcPr>
            <w:tcW w:w="1191" w:type="dxa"/>
          </w:tcPr>
          <w:p w14:paraId="245AE52A">
            <w:pPr>
              <w:rPr>
                <w:rFonts w:hint="eastAsia" w:ascii="宋体" w:hAnsi="宋体" w:eastAsia="宋体"/>
                <w:kern w:val="0"/>
                <w:sz w:val="20"/>
                <w:szCs w:val="20"/>
              </w:rPr>
            </w:pPr>
            <m:oMathPara>
              <m:oMath>
                <m:r>
                  <m:rPr>
                    <m:sty m:val="p"/>
                  </m:rPr>
                  <w:rPr>
                    <w:rFonts w:ascii="Cambria Math" w:hAnsi="Cambria Math" w:eastAsia="宋体"/>
                    <w:kern w:val="0"/>
                    <w:sz w:val="20"/>
                    <w:szCs w:val="20"/>
                  </w:rPr>
                  <m:t>0</m:t>
                </m:r>
              </m:oMath>
            </m:oMathPara>
          </w:p>
        </w:tc>
      </w:tr>
    </w:tbl>
    <w:p w14:paraId="21CFE159">
      <w:pPr>
        <w:ind w:left="420" w:firstLineChars="0"/>
        <w:rPr>
          <w:ins w:id="100" w:author="包子姐" w:date="2026-06-21T21:45:13Z"/>
          <w:rFonts w:hint="eastAsia" w:ascii="宋体" w:hAnsi="宋体" w:eastAsia="宋体"/>
        </w:rPr>
        <w:pPrChange w:id="99" w:author="包子姐" w:date="2026-06-21T21:45:13Z">
          <w:pPr>
            <w:pStyle w:val="5"/>
            <w:ind w:left="420" w:firstLine="0" w:firstLineChars="0"/>
          </w:pPr>
        </w:pPrChange>
      </w:pPr>
      <w:ins w:id="101" w:author="包子姐" w:date="2026-06-21T21:45:13Z">
        <w:r>
          <w:rPr>
            <w:rFonts w:hint="eastAsia" w:ascii="宋体" w:hAnsi="宋体" w:eastAsia="宋体"/>
          </w:rPr>
          <w:br w:type="page"/>
        </w:r>
      </w:ins>
    </w:p>
    <w:p w14:paraId="573119DD">
      <w:pPr>
        <w:pStyle w:val="5"/>
        <w:ind w:left="420" w:firstLine="0" w:firstLineChars="0"/>
        <w:rPr>
          <w:rFonts w:hint="default" w:ascii="宋体" w:hAnsi="宋体" w:eastAsia="宋体"/>
          <w:sz w:val="28"/>
          <w:szCs w:val="32"/>
          <w:highlight w:val="yellow"/>
          <w:lang w:val="en-US" w:eastAsia="zh-CN"/>
          <w:rPrChange w:id="102" w:author="包子姐" w:date="2026-06-27T16:58:18Z">
            <w:rPr>
              <w:rFonts w:hint="default" w:ascii="宋体" w:hAnsi="宋体" w:eastAsia="宋体"/>
              <w:lang w:val="en-US" w:eastAsia="zh-CN"/>
            </w:rPr>
          </w:rPrChange>
        </w:rPr>
      </w:pPr>
      <w:ins w:id="103" w:author="包子姐" w:date="2026-06-21T21:45:19Z">
        <w:r>
          <w:rPr>
            <w:rFonts w:hint="eastAsia" w:ascii="宋体" w:hAnsi="宋体" w:eastAsia="宋体"/>
            <w:sz w:val="28"/>
            <w:szCs w:val="32"/>
            <w:highlight w:val="yellow"/>
            <w:lang w:val="en-US" w:eastAsia="zh-CN"/>
            <w:rPrChange w:id="104" w:author="包子姐" w:date="2026-06-27T16:58:18Z">
              <w:rPr>
                <w:rFonts w:hint="eastAsia" w:ascii="宋体" w:hAnsi="宋体" w:eastAsia="宋体"/>
                <w:lang w:val="en-US" w:eastAsia="zh-CN"/>
              </w:rPr>
            </w:rPrChange>
          </w:rPr>
          <w:t xml:space="preserve">5 </w:t>
        </w:r>
      </w:ins>
      <w:ins w:id="105" w:author="包子姐" w:date="2026-06-21T21:45:21Z">
        <w:r>
          <w:rPr>
            <w:rFonts w:hint="eastAsia" w:ascii="宋体" w:hAnsi="宋体" w:eastAsia="宋体"/>
            <w:sz w:val="28"/>
            <w:szCs w:val="32"/>
            <w:highlight w:val="yellow"/>
            <w:lang w:val="en-US" w:eastAsia="zh-CN"/>
            <w:rPrChange w:id="106" w:author="包子姐" w:date="2026-06-27T16:58:18Z">
              <w:rPr>
                <w:rFonts w:hint="eastAsia" w:ascii="宋体" w:hAnsi="宋体" w:eastAsia="宋体"/>
                <w:lang w:val="en-US" w:eastAsia="zh-CN"/>
              </w:rPr>
            </w:rPrChange>
          </w:rPr>
          <w:t>频繁项集</w:t>
        </w:r>
      </w:ins>
    </w:p>
    <w:p w14:paraId="63060CC7">
      <w:pPr>
        <w:pStyle w:val="5"/>
        <w:ind w:left="420" w:firstLine="0" w:firstLineChars="0"/>
        <w:rPr>
          <w:rFonts w:hint="eastAsia" w:ascii="宋体" w:hAnsi="宋体" w:eastAsia="宋体"/>
        </w:rPr>
      </w:pPr>
      <w:r>
        <w:rPr>
          <w:rStyle w:val="23"/>
          <w:rFonts w:hint="eastAsia"/>
        </w:rPr>
        <w:t>6</w:t>
      </w:r>
      <w:r>
        <w:rPr>
          <w:rStyle w:val="23"/>
        </w:rPr>
        <w:t xml:space="preserve">.1.1 </w:t>
      </w:r>
      <w:r>
        <w:rPr>
          <w:rFonts w:hint="eastAsia" w:ascii="宋体" w:hAnsi="宋体" w:eastAsia="宋体"/>
        </w:rPr>
        <w:t>假定有</w:t>
      </w:r>
      <w:r>
        <w:rPr>
          <w:rFonts w:ascii="宋体" w:hAnsi="宋体" w:eastAsia="宋体"/>
        </w:rPr>
        <w:t>100个项，编号是1到100，</w:t>
      </w:r>
      <w:r>
        <w:rPr>
          <w:rFonts w:hint="eastAsia" w:ascii="宋体" w:hAnsi="宋体" w:eastAsia="宋体"/>
        </w:rPr>
        <w:t>同时有</w:t>
      </w:r>
      <w:r>
        <w:rPr>
          <w:rFonts w:ascii="宋体" w:hAnsi="宋体" w:eastAsia="宋体"/>
        </w:rPr>
        <w:t>100个购物篮，编号也是1</w:t>
      </w:r>
      <w:r>
        <w:rPr>
          <w:rFonts w:hint="eastAsia" w:ascii="宋体" w:hAnsi="宋体" w:eastAsia="宋体"/>
        </w:rPr>
        <w:t>到1</w:t>
      </w:r>
      <w:r>
        <w:rPr>
          <w:rFonts w:ascii="宋体" w:hAnsi="宋体" w:eastAsia="宋体"/>
        </w:rPr>
        <w:t>00</w:t>
      </w:r>
      <w:r>
        <w:rPr>
          <w:rFonts w:hint="eastAsia" w:ascii="宋体" w:hAnsi="宋体" w:eastAsia="宋体"/>
        </w:rPr>
        <w:t>。</w:t>
      </w:r>
    </w:p>
    <w:p w14:paraId="7A251CEC">
      <w:pPr>
        <w:pStyle w:val="5"/>
        <w:ind w:left="420" w:firstLine="0" w:firstLineChars="0"/>
        <w:rPr>
          <w:rFonts w:hint="eastAsia" w:ascii="宋体" w:hAnsi="宋体" w:eastAsia="宋体"/>
        </w:rPr>
      </w:pPr>
      <w:r>
        <w:rPr>
          <w:rFonts w:ascii="宋体" w:hAnsi="宋体" w:eastAsia="宋体"/>
        </w:rPr>
        <w:t>当且仅当 b能被</w:t>
      </w:r>
      <w:r>
        <w:rPr>
          <w:rFonts w:hint="eastAsia" w:ascii="宋体" w:hAnsi="宋体" w:eastAsia="宋体"/>
        </w:rPr>
        <w:t>i</w:t>
      </w:r>
      <w:r>
        <w:rPr>
          <w:rFonts w:ascii="宋体" w:hAnsi="宋体" w:eastAsia="宋体"/>
        </w:rPr>
        <w:t>整除时，项i放入购物篮 b中。因此，项1放在所有的购物篮中，项2只</w:t>
      </w:r>
      <w:r>
        <w:rPr>
          <w:rFonts w:hint="eastAsia" w:ascii="宋体" w:hAnsi="宋体" w:eastAsia="宋体"/>
        </w:rPr>
        <w:t>放在</w:t>
      </w:r>
      <w:r>
        <w:rPr>
          <w:rFonts w:ascii="宋体" w:hAnsi="宋体" w:eastAsia="宋体"/>
        </w:rPr>
        <w:t>50个偶数编号的购物篮中，其余以此类推。所有能整除12的数所对应的项组成第12号篮中</w:t>
      </w:r>
      <w:r>
        <w:rPr>
          <w:rFonts w:hint="eastAsia" w:ascii="宋体" w:hAnsi="宋体" w:eastAsia="宋体"/>
        </w:rPr>
        <w:t>项</w:t>
      </w:r>
      <w:r>
        <w:rPr>
          <w:rFonts w:ascii="宋体" w:hAnsi="宋体" w:eastAsia="宋体"/>
        </w:rPr>
        <w:t>集{1，2，3, 4，6，12}。请回答下列问题</w:t>
      </w:r>
      <w:r>
        <w:rPr>
          <w:rFonts w:hint="eastAsia" w:ascii="宋体" w:hAnsi="宋体" w:eastAsia="宋体"/>
        </w:rPr>
        <w:t>：</w:t>
      </w:r>
    </w:p>
    <w:p w14:paraId="7CD37E2B">
      <w:pPr>
        <w:pStyle w:val="5"/>
        <w:ind w:left="420" w:firstLine="0" w:firstLineChars="0"/>
        <w:rPr>
          <w:rFonts w:hint="eastAsia" w:ascii="宋体" w:hAnsi="宋体" w:eastAsia="宋体"/>
        </w:rPr>
      </w:pPr>
      <w:r>
        <w:rPr>
          <w:rFonts w:ascii="宋体" w:hAnsi="宋体" w:eastAsia="宋体"/>
        </w:rPr>
        <w:t>a)如果支持度阈值是5</w:t>
      </w:r>
      <w:r>
        <w:rPr>
          <w:rFonts w:hint="eastAsia" w:ascii="宋体" w:hAnsi="宋体" w:eastAsia="宋体"/>
        </w:rPr>
        <w:t>，</w:t>
      </w:r>
      <w:r>
        <w:rPr>
          <w:rFonts w:ascii="宋体" w:hAnsi="宋体" w:eastAsia="宋体"/>
        </w:rPr>
        <w:t>那么哪些项是频繁的</w:t>
      </w:r>
      <w:r>
        <w:rPr>
          <w:rFonts w:hint="eastAsia" w:ascii="宋体" w:hAnsi="宋体" w:eastAsia="宋体"/>
        </w:rPr>
        <w:t>？</w:t>
      </w:r>
    </w:p>
    <w:p w14:paraId="589C422A">
      <w:pPr>
        <w:pStyle w:val="5"/>
        <w:ind w:left="420" w:firstLine="0" w:firstLineChars="0"/>
        <w:rPr>
          <w:rFonts w:hint="eastAsia" w:ascii="宋体" w:hAnsi="宋体" w:eastAsia="宋体"/>
        </w:rPr>
      </w:pPr>
      <w:r>
        <w:rPr>
          <w:rFonts w:ascii="宋体" w:hAnsi="宋体" w:eastAsia="宋体"/>
        </w:rPr>
        <w:t>b)如果支持度阈值是5</w:t>
      </w:r>
      <w:r>
        <w:rPr>
          <w:rFonts w:hint="eastAsia" w:ascii="宋体" w:hAnsi="宋体" w:eastAsia="宋体"/>
        </w:rPr>
        <w:t>，</w:t>
      </w:r>
      <w:r>
        <w:rPr>
          <w:rFonts w:ascii="宋体" w:hAnsi="宋体" w:eastAsia="宋体"/>
        </w:rPr>
        <w:t>那么哪些项对是频繁的？</w:t>
      </w:r>
    </w:p>
    <w:p w14:paraId="7DA3198C">
      <w:pPr>
        <w:pStyle w:val="5"/>
        <w:ind w:left="420" w:firstLine="0" w:firstLineChars="0"/>
        <w:rPr>
          <w:rFonts w:hint="eastAsia" w:ascii="宋体" w:hAnsi="宋体" w:eastAsia="宋体"/>
        </w:rPr>
      </w:pPr>
      <w:r>
        <w:rPr>
          <w:rFonts w:ascii="宋体" w:hAnsi="宋体" w:eastAsia="宋体"/>
        </w:rPr>
        <w:t>c)所有购物篮中项的数目之和是多少？</w:t>
      </w:r>
    </w:p>
    <w:p w14:paraId="36D9CF6C">
      <w:pPr>
        <w:pStyle w:val="5"/>
        <w:spacing w:line="120" w:lineRule="auto"/>
        <w:ind w:left="420" w:firstLine="422"/>
        <w:rPr>
          <w:ins w:id="107" w:author="包子姐" w:date="2026-06-21T21:49:15Z"/>
          <w:rFonts w:hint="eastAsia" w:ascii="宋体" w:hAnsi="宋体" w:eastAsia="宋体"/>
          <w:b/>
          <w:bCs/>
        </w:rPr>
      </w:pPr>
      <w:r>
        <w:rPr>
          <w:rFonts w:hint="eastAsia" w:ascii="宋体" w:hAnsi="宋体" w:eastAsia="宋体"/>
          <w:b/>
          <w:bCs/>
        </w:rPr>
        <w:t>参考答案：</w:t>
      </w:r>
    </w:p>
    <w:p w14:paraId="553754E2">
      <w:pPr>
        <w:pStyle w:val="5"/>
        <w:spacing w:line="120" w:lineRule="auto"/>
        <w:ind w:left="420" w:firstLine="422"/>
        <w:rPr>
          <w:ins w:id="108" w:author="包子姐" w:date="2026-06-21T21:49:27Z"/>
          <w:rFonts w:hint="eastAsia" w:ascii="宋体" w:hAnsi="宋体" w:eastAsia="宋体"/>
        </w:rPr>
      </w:pPr>
      <w:r>
        <w:rPr>
          <w:rFonts w:hint="eastAsia" w:ascii="宋体" w:hAnsi="宋体" w:eastAsia="宋体"/>
        </w:rPr>
        <w:t>a</w:t>
      </w:r>
      <w:r>
        <w:rPr>
          <w:rFonts w:ascii="宋体" w:hAnsi="宋体" w:eastAsia="宋体"/>
        </w:rPr>
        <w:t>)1在篮子里:1、2、3、…、100(总共100个篮子),项目2在篮子里:2、4、6、…、100(总共50个篮子),项目3在篮子里:3、6、9、…100(总共33个篮子), … 因此，只有20个项目在5个以上的篮子里。这些项的列表是:{1,2,3,4,5，…，20}</w:t>
      </w:r>
      <w:r>
        <w:rPr>
          <w:rFonts w:hint="eastAsia" w:ascii="宋体" w:hAnsi="宋体" w:eastAsia="宋体"/>
        </w:rPr>
        <w:t>。</w:t>
      </w:r>
    </w:p>
    <w:p w14:paraId="0BE3DD10">
      <w:pPr>
        <w:pStyle w:val="5"/>
        <w:spacing w:line="120" w:lineRule="auto"/>
        <w:ind w:left="420" w:firstLine="422"/>
        <w:rPr>
          <w:ins w:id="109" w:author="包子姐" w:date="2026-06-21T21:49:20Z"/>
          <w:rFonts w:hint="eastAsia" w:ascii="宋体" w:hAnsi="宋体" w:eastAsia="宋体"/>
        </w:rPr>
      </w:pPr>
    </w:p>
    <w:p w14:paraId="75181D52">
      <w:pPr>
        <w:pStyle w:val="5"/>
        <w:spacing w:line="120" w:lineRule="auto"/>
        <w:ind w:left="420" w:firstLine="422"/>
        <w:rPr>
          <w:ins w:id="110" w:author="包子姐" w:date="2026-06-21T21:49:23Z"/>
          <w:rFonts w:ascii="宋体" w:hAnsi="宋体" w:eastAsia="宋体"/>
        </w:rPr>
      </w:pPr>
      <w:r>
        <w:rPr>
          <w:rFonts w:ascii="宋体" w:hAnsi="宋体" w:eastAsia="宋体"/>
        </w:rPr>
        <w:t>b</w:t>
      </w:r>
      <w:r>
        <w:rPr>
          <w:rFonts w:hint="eastAsia" w:ascii="宋体" w:hAnsi="宋体" w:eastAsia="宋体"/>
        </w:rPr>
        <w:t>）</w:t>
      </w:r>
      <w:r>
        <w:rPr>
          <w:rFonts w:ascii="宋体" w:hAnsi="宋体" w:eastAsia="宋体"/>
        </w:rPr>
        <w:tab/>
      </w:r>
      <w:r>
        <w:rPr>
          <w:rFonts w:ascii="宋体" w:hAnsi="宋体" w:eastAsia="宋体"/>
        </w:rPr>
        <w:t>{1,2}将出现50次</w:t>
      </w:r>
      <w:r>
        <w:rPr>
          <w:rFonts w:hint="eastAsia" w:ascii="宋体" w:hAnsi="宋体" w:eastAsia="宋体"/>
        </w:rPr>
        <w:t>，</w:t>
      </w:r>
      <w:r>
        <w:rPr>
          <w:rFonts w:ascii="宋体" w:hAnsi="宋体" w:eastAsia="宋体"/>
        </w:rPr>
        <w:t>{1,3}将出现33次，</w:t>
      </w:r>
      <w:r>
        <w:rPr>
          <w:rFonts w:hint="eastAsia" w:ascii="宋体" w:hAnsi="宋体" w:eastAsia="宋体"/>
        </w:rPr>
        <w:t>以此类推，直到</w:t>
      </w:r>
      <w:r>
        <w:rPr>
          <w:rFonts w:ascii="宋体" w:hAnsi="宋体" w:eastAsia="宋体"/>
        </w:rPr>
        <w:t>20，从阈值5开始，{1,20}将出现5次。然后,{2,3}出现16次;{2,4}出现25次;{2,5}出现10次;{2,6}出现16次;{2,7}出现7次;{2,8}出现12次;{2,9}出现5次;{2,10}出现10次;{2,12}出现8次;{2,14}出现7次;{2,16}出现6次;{2,18}出现5次;{2,20}出现5次;</w:t>
      </w:r>
      <w:r>
        <w:rPr>
          <w:rFonts w:hint="eastAsia" w:ascii="宋体" w:hAnsi="宋体" w:eastAsia="宋体"/>
        </w:rPr>
        <w:t>同样地，第一个项目</w:t>
      </w:r>
      <w:r>
        <w:rPr>
          <w:rFonts w:ascii="宋体" w:hAnsi="宋体" w:eastAsia="宋体"/>
        </w:rPr>
        <w:t>3，将形成一对，{3,4}出现了8次;{3,5}出现6次;{3,6}出现16次;{3,9}出现了11次;{3,12}出现8次;{3,15}出现6次;{3,18}出现5次;</w:t>
      </w:r>
      <w:r>
        <w:rPr>
          <w:rFonts w:hint="eastAsia" w:ascii="宋体" w:hAnsi="宋体" w:eastAsia="宋体"/>
        </w:rPr>
        <w:t>同样地，取第一对</w:t>
      </w:r>
      <w:r>
        <w:rPr>
          <w:rFonts w:ascii="宋体" w:hAnsi="宋体" w:eastAsia="宋体"/>
        </w:rPr>
        <w:t>4，{4,5}出现5次;{4,6}出现了8次;{4,8}出现12次;{4,10}出现5次;{4,12}出现了8次;{4,16}出现6次;{4,20}出现5次;</w:t>
      </w:r>
      <w:r>
        <w:rPr>
          <w:rFonts w:hint="eastAsia" w:ascii="宋体" w:hAnsi="宋体" w:eastAsia="宋体"/>
        </w:rPr>
        <w:t>同样地，取第一对</w:t>
      </w:r>
      <w:r>
        <w:rPr>
          <w:rFonts w:ascii="宋体" w:hAnsi="宋体" w:eastAsia="宋体"/>
        </w:rPr>
        <w:t>5，{5,10}出现10次;{5,15}出现6次;{5,20}出现5次;</w:t>
      </w:r>
      <w:r>
        <w:rPr>
          <w:rFonts w:hint="eastAsia" w:ascii="宋体" w:hAnsi="宋体" w:eastAsia="宋体"/>
        </w:rPr>
        <w:t>同样地，取第一对</w:t>
      </w:r>
      <w:r>
        <w:rPr>
          <w:rFonts w:ascii="宋体" w:hAnsi="宋体" w:eastAsia="宋体"/>
        </w:rPr>
        <w:t>6，{6,9}出现5次;{6,12}出现8次;{6,18}出现5次;</w:t>
      </w:r>
      <w:r>
        <w:rPr>
          <w:rFonts w:hint="eastAsia" w:ascii="宋体" w:hAnsi="宋体" w:eastAsia="宋体"/>
        </w:rPr>
        <w:t>同理，对于</w:t>
      </w:r>
      <w:r>
        <w:rPr>
          <w:rFonts w:ascii="宋体" w:hAnsi="宋体" w:eastAsia="宋体"/>
        </w:rPr>
        <w:t>7,8,9,10，只有一对存在，{7</w:t>
      </w:r>
      <w:r>
        <w:rPr>
          <w:rFonts w:hint="eastAsia" w:ascii="宋体" w:hAnsi="宋体" w:eastAsia="宋体"/>
        </w:rPr>
        <w:t>,</w:t>
      </w:r>
      <w:r>
        <w:rPr>
          <w:rFonts w:ascii="宋体" w:hAnsi="宋体" w:eastAsia="宋体"/>
        </w:rPr>
        <w:t>14},{8,16},{9</w:t>
      </w:r>
      <w:r>
        <w:rPr>
          <w:rFonts w:hint="eastAsia" w:ascii="宋体" w:hAnsi="宋体" w:eastAsia="宋体"/>
        </w:rPr>
        <w:t>,</w:t>
      </w:r>
      <w:r>
        <w:rPr>
          <w:rFonts w:ascii="宋体" w:hAnsi="宋体" w:eastAsia="宋体"/>
        </w:rPr>
        <w:t>18},{10</w:t>
      </w:r>
      <w:r>
        <w:rPr>
          <w:rFonts w:hint="eastAsia" w:ascii="宋体" w:hAnsi="宋体" w:eastAsia="宋体"/>
        </w:rPr>
        <w:t>,</w:t>
      </w:r>
      <w:r>
        <w:rPr>
          <w:rFonts w:ascii="宋体" w:hAnsi="宋体" w:eastAsia="宋体"/>
        </w:rPr>
        <w:t>20}</w:t>
      </w:r>
      <w:r>
        <w:rPr>
          <w:rFonts w:hint="eastAsia" w:ascii="宋体" w:hAnsi="宋体" w:eastAsia="宋体"/>
        </w:rPr>
        <w:t>。</w:t>
      </w:r>
      <w:r>
        <w:rPr>
          <w:rFonts w:ascii="宋体" w:hAnsi="宋体" w:eastAsia="宋体"/>
        </w:rPr>
        <w:tab/>
      </w:r>
    </w:p>
    <w:p w14:paraId="5BC8D2E9">
      <w:pPr>
        <w:pStyle w:val="5"/>
        <w:spacing w:line="120" w:lineRule="auto"/>
        <w:ind w:left="420" w:firstLine="422"/>
        <w:rPr>
          <w:rFonts w:ascii="宋体" w:hAnsi="宋体" w:eastAsia="宋体"/>
        </w:rPr>
      </w:pPr>
    </w:p>
    <w:p w14:paraId="3929D098">
      <w:pPr>
        <w:pBdr>
          <w:bottom w:val="single" w:color="auto" w:sz="4" w:space="0"/>
        </w:pBdr>
        <w:spacing w:line="120" w:lineRule="auto"/>
        <w:ind w:left="420"/>
        <w:rPr>
          <w:ins w:id="112" w:author="包子姐" w:date="2026-06-21T21:49:11Z"/>
          <w:rFonts w:ascii="宋体" w:hAnsi="宋体" w:eastAsia="宋体"/>
        </w:rPr>
        <w:pPrChange w:id="111" w:author="包子姐" w:date="2026-06-21T21:46:24Z">
          <w:pPr>
            <w:spacing w:line="120" w:lineRule="auto"/>
            <w:ind w:left="420"/>
          </w:pPr>
        </w:pPrChange>
      </w:pPr>
      <w:r>
        <w:rPr>
          <w:rFonts w:ascii="宋体" w:hAnsi="宋体" w:eastAsia="宋体"/>
        </w:rPr>
        <w:t xml:space="preserve">c) </w:t>
      </w:r>
      <w:r>
        <w:rPr>
          <w:rFonts w:hint="eastAsia" w:ascii="宋体" w:hAnsi="宋体" w:eastAsia="宋体"/>
        </w:rPr>
        <w:t>计算所有篮子的长度之和</w:t>
      </w:r>
      <w:r>
        <w:rPr>
          <w:rFonts w:ascii="宋体" w:hAnsi="宋体" w:eastAsia="宋体"/>
        </w:rPr>
        <w:t>:100/1+100/2+100/3+…+100/100=100+50+33+…+1=482</w:t>
      </w:r>
      <w:r>
        <w:rPr>
          <w:rFonts w:hint="eastAsia" w:ascii="宋体" w:hAnsi="宋体" w:eastAsia="宋体"/>
        </w:rPr>
        <w:t>。</w:t>
      </w:r>
      <w:r>
        <w:rPr>
          <w:rFonts w:ascii="宋体" w:hAnsi="宋体" w:eastAsia="宋体"/>
        </w:rPr>
        <w:t>因此，篮子指数从1到100的因子长度之和为482。</w:t>
      </w:r>
    </w:p>
    <w:p w14:paraId="4E3C3727">
      <w:pPr>
        <w:pBdr>
          <w:bottom w:val="single" w:color="auto" w:sz="4" w:space="0"/>
        </w:pBdr>
        <w:spacing w:line="120" w:lineRule="auto"/>
        <w:ind w:left="420"/>
        <w:rPr>
          <w:rFonts w:hint="eastAsia" w:ascii="宋体" w:hAnsi="宋体" w:eastAsia="宋体"/>
        </w:rPr>
        <w:pPrChange w:id="113" w:author="包子姐" w:date="2026-06-21T21:46:24Z">
          <w:pPr>
            <w:spacing w:line="120" w:lineRule="auto"/>
            <w:ind w:left="420"/>
          </w:pPr>
        </w:pPrChange>
      </w:pPr>
    </w:p>
    <w:p w14:paraId="2C4C3920">
      <w:pPr>
        <w:pStyle w:val="5"/>
        <w:spacing w:line="120" w:lineRule="auto"/>
        <w:ind w:left="420" w:firstLine="0" w:firstLineChars="0"/>
        <w:rPr>
          <w:rFonts w:hint="default" w:ascii="宋体" w:hAnsi="宋体" w:eastAsia="宋体"/>
          <w:lang w:val="en-US" w:eastAsia="zh-CN"/>
        </w:rPr>
      </w:pPr>
    </w:p>
    <w:p w14:paraId="31285FAD">
      <w:pPr>
        <w:pStyle w:val="5"/>
        <w:ind w:left="420" w:firstLine="0" w:firstLineChars="0"/>
        <w:rPr>
          <w:rFonts w:hint="eastAsia" w:ascii="宋体" w:hAnsi="宋体" w:eastAsia="宋体"/>
        </w:rPr>
      </w:pPr>
      <w:r>
        <w:rPr>
          <w:rStyle w:val="23"/>
          <w:rFonts w:hint="eastAsia"/>
        </w:rPr>
        <w:t>6</w:t>
      </w:r>
      <w:r>
        <w:rPr>
          <w:rStyle w:val="23"/>
        </w:rPr>
        <w:t xml:space="preserve">.2.6 </w:t>
      </w:r>
      <w:r>
        <w:rPr>
          <w:rFonts w:hint="eastAsia" w:ascii="宋体" w:hAnsi="宋体" w:eastAsia="宋体"/>
        </w:rPr>
        <w:t>将A</w:t>
      </w:r>
      <w:r>
        <w:rPr>
          <w:rFonts w:ascii="宋体" w:hAnsi="宋体" w:eastAsia="宋体"/>
        </w:rPr>
        <w:t>-</w:t>
      </w:r>
      <w:r>
        <w:rPr>
          <w:rFonts w:hint="eastAsia" w:ascii="宋体" w:hAnsi="宋体" w:eastAsia="宋体"/>
        </w:rPr>
        <w:t>priori算法应用到下列数据集，其中支持度阈值为5：</w:t>
      </w:r>
    </w:p>
    <w:p w14:paraId="74EB2DF6">
      <w:pPr>
        <w:pStyle w:val="5"/>
        <w:ind w:left="420" w:firstLine="0" w:firstLineChars="0"/>
        <w:rPr>
          <w:rFonts w:hint="eastAsia" w:ascii="宋体" w:hAnsi="宋体" w:eastAsia="宋体"/>
        </w:rPr>
      </w:pPr>
      <w:r>
        <w:rPr>
          <w:rFonts w:hint="eastAsia" w:ascii="宋体" w:hAnsi="宋体" w:eastAsia="宋体"/>
        </w:rPr>
        <w:t>a</w:t>
      </w:r>
      <w:r>
        <w:rPr>
          <w:rFonts w:ascii="宋体" w:hAnsi="宋体" w:eastAsia="宋体"/>
        </w:rPr>
        <w:t>)</w:t>
      </w:r>
      <w:r>
        <w:rPr>
          <w:rFonts w:hint="eastAsia" w:ascii="宋体" w:hAnsi="宋体" w:eastAsia="宋体"/>
        </w:rPr>
        <w:t>习题6</w:t>
      </w:r>
      <w:r>
        <w:rPr>
          <w:rFonts w:ascii="宋体" w:hAnsi="宋体" w:eastAsia="宋体"/>
        </w:rPr>
        <w:t>.1.1</w:t>
      </w:r>
      <w:r>
        <w:rPr>
          <w:rFonts w:hint="eastAsia" w:ascii="宋体" w:hAnsi="宋体" w:eastAsia="宋体"/>
        </w:rPr>
        <w:t>中的数据集；</w:t>
      </w:r>
    </w:p>
    <w:p w14:paraId="7D4F2675">
      <w:pPr>
        <w:pStyle w:val="5"/>
        <w:ind w:left="420" w:firstLine="0" w:firstLineChars="0"/>
        <w:rPr>
          <w:rFonts w:hint="eastAsia" w:ascii="宋体" w:hAnsi="宋体" w:eastAsia="宋体"/>
        </w:rPr>
      </w:pPr>
      <w:r>
        <w:rPr>
          <w:rFonts w:hint="eastAsia" w:ascii="宋体" w:hAnsi="宋体" w:eastAsia="宋体"/>
        </w:rPr>
        <w:t>b)习题6</w:t>
      </w:r>
      <w:r>
        <w:rPr>
          <w:rFonts w:ascii="宋体" w:hAnsi="宋体" w:eastAsia="宋体"/>
        </w:rPr>
        <w:t>.1.3</w:t>
      </w:r>
      <w:r>
        <w:rPr>
          <w:rFonts w:hint="eastAsia" w:ascii="宋体" w:hAnsi="宋体" w:eastAsia="宋体"/>
        </w:rPr>
        <w:t>中的数据集。</w:t>
      </w:r>
    </w:p>
    <w:p w14:paraId="510E5D1C">
      <w:pPr>
        <w:widowControl/>
        <w:jc w:val="left"/>
        <w:rPr>
          <w:rFonts w:hint="eastAsia" w:ascii="宋体" w:hAnsi="宋体" w:eastAsia="宋体"/>
          <w:sz w:val="18"/>
          <w:szCs w:val="20"/>
        </w:rPr>
      </w:pPr>
      <w:r>
        <w:rPr>
          <w:rFonts w:hint="eastAsia" w:ascii="宋体" w:hAnsi="宋体" w:eastAsia="宋体"/>
          <w:b/>
          <w:bCs/>
        </w:rPr>
        <w:t>参考答案：</w:t>
      </w:r>
      <w:r>
        <w:rPr>
          <w:rFonts w:hint="eastAsia" w:ascii="宋体" w:hAnsi="宋体" w:eastAsia="宋体"/>
        </w:rPr>
        <w:t>a</w:t>
      </w:r>
      <w:r>
        <w:rPr>
          <w:rFonts w:ascii="宋体" w:hAnsi="宋体" w:eastAsia="宋体"/>
        </w:rPr>
        <w:t>)</w:t>
      </w:r>
      <w:r>
        <w:rPr>
          <w:rFonts w:hint="eastAsia" w:ascii="宋体" w:hAnsi="宋体" w:eastAsia="宋体"/>
        </w:rPr>
        <w:t>执行A</w:t>
      </w:r>
      <w:r>
        <w:rPr>
          <w:rFonts w:ascii="宋体" w:hAnsi="宋体" w:eastAsia="宋体"/>
        </w:rPr>
        <w:t>-</w:t>
      </w:r>
      <w:r>
        <w:rPr>
          <w:rFonts w:hint="eastAsia" w:ascii="宋体" w:hAnsi="宋体" w:eastAsia="宋体"/>
        </w:rPr>
        <w:t>priori算法，首先确定大小为</w:t>
      </w:r>
      <w:r>
        <w:rPr>
          <w:rFonts w:ascii="宋体" w:hAnsi="宋体" w:eastAsia="宋体"/>
        </w:rPr>
        <w:t>1、支持阈值为5的频繁项集，如下所示: 1,2,3,4,…,18,19,20</w:t>
      </w:r>
      <w:r>
        <w:rPr>
          <w:rFonts w:hint="eastAsia" w:ascii="宋体" w:hAnsi="宋体" w:eastAsia="宋体"/>
        </w:rPr>
        <w:t>。然后再次执行</w:t>
      </w:r>
      <w:r>
        <w:rPr>
          <w:rFonts w:ascii="宋体" w:hAnsi="宋体" w:eastAsia="宋体"/>
        </w:rPr>
        <w:t>A-Priori算法，确定大小为2，支持阈值为5的频繁项集，如下所示: {1,2},{1,3},{1,4},{1,5},{1,6},…,{1,18},{1,19},{1,20},{2,3},{2,4},{2,5},{2,6},{2,7},{2,8},{2,9},{2,10},{2,12},{2,14},{2,16},{2,18},{2,20}</w:t>
      </w:r>
      <w:r>
        <w:rPr>
          <w:rFonts w:hint="eastAsia" w:ascii="宋体" w:hAnsi="宋体" w:eastAsia="宋体"/>
        </w:rPr>
        <w:t>,</w:t>
      </w:r>
      <w:r>
        <w:rPr>
          <w:rFonts w:ascii="宋体" w:hAnsi="宋体" w:eastAsia="宋体"/>
        </w:rPr>
        <w:t>{3,4},{3,5},{3,6},{3,9},{3,12},{3,15},{3,18},{4,5},{4,6},{4,8},{4,10},{4,12},{4,16},{4,20},{5,10},{5,15},{5,20},{6,9},{6,12},{6,18},{7,14},{8,16},{9,18},{10,20}</w:t>
      </w:r>
      <w:r>
        <w:rPr>
          <w:rFonts w:hint="eastAsia" w:ascii="宋体" w:hAnsi="宋体" w:eastAsia="宋体"/>
        </w:rPr>
        <w:t>。然后再次执行</w:t>
      </w:r>
      <w:r>
        <w:rPr>
          <w:rFonts w:ascii="宋体" w:hAnsi="宋体" w:eastAsia="宋体"/>
        </w:rPr>
        <w:t>A-Priori算法，确定大小为3的频繁项集，支持阈值为5，如下所示: {1,2,3},{1,2,4},{1,2,5},{1,2,6},{1,2,8},{1,2,9},{1,2,10},{1,2,12},{1,2,14},{1,2,16},{1,2,18},{1,2,20},{1,3,4},{1,3,5},{1,3,6},{1,3,9},{1,3,12},{1,3,15},{1,3,18},{1,4,5},{1,4,6},{1,4,8},{1,4,10},{1,4,12},{1,4,16},{1,4,20},{1,5,10},{1,5,15},{1,5,20},{1,6,9},{1,6,12},{1,6,18},{1,7,14},{1,8,16},{1,9,18},{1,10,20},{2,3,4},{2,3,6},{2,3,9},{2,3,12},{2,3,18},{2,4,5},{2,4,6},{2,4,8},{2,4,10},{2,4,12},{2,4,16},{2,4,20},{2,5,10},{2,5,20},{2,6,9},{2,6,12},{2,6,18},{2,7,14},{2,8,16},{2,9,18},{2,10,20},{3,4,12},{3,5,12},{4,5,10},{4,5,20},{4,6,12},{5,10,20},{6,9,18}</w:t>
      </w:r>
      <w:r>
        <w:rPr>
          <w:rFonts w:hint="eastAsia" w:ascii="宋体" w:hAnsi="宋体" w:eastAsia="宋体"/>
        </w:rPr>
        <w:t>。然后再次执行</w:t>
      </w:r>
      <w:r>
        <w:rPr>
          <w:rFonts w:ascii="宋体" w:hAnsi="宋体" w:eastAsia="宋体"/>
        </w:rPr>
        <w:t>A-Priori算法，确定大小为4，支持阈值为5的频繁项集，如下所示: {1,2,3,4},{1,2,3,6},{1,2,3,9},{1,2,3,18},{1,2,4,5},{1,2,4,6},{1,2,4,8},{1,2,4,10},{1,2,4,12},{1,2,4,12},{1,2,4,20},{1,2,5,10},{1,2,5,20},{1,2,6,9},{1,2,6,12},{1,2,6,18},{1,2,7,14},{1,2,8,16},{1,2,9,18},{1,2,10,20},{1,3,4,12},{1,3,5,15},{1,4,5,10},{1,4,5,20},{1,4,6,12},{1,5,10,20},{1,6,9,18},{2,3,4,12},{2,4,5,10},{2,4,5,20},{2,4,6,12},{2,5,10,20},{2,6,9,18},{4,5,10,20}</w:t>
      </w:r>
      <w:r>
        <w:rPr>
          <w:rFonts w:hint="eastAsia" w:ascii="宋体" w:hAnsi="宋体" w:eastAsia="宋体"/>
        </w:rPr>
        <w:t>。然后再次执行</w:t>
      </w:r>
      <w:r>
        <w:rPr>
          <w:rFonts w:ascii="宋体" w:hAnsi="宋体" w:eastAsia="宋体"/>
        </w:rPr>
        <w:t>A-Priori算法，确定支持阈值为5的大小为5的频繁项集，如下所示: {1,2,3,4,12},{1,2,4,5,10},{1,2,4,5,20},{1,2,4,6,12},{1,2,5,10,20},{1,2,6,9,18},{1,4,5,10,20},{2,4,5,10,20}</w:t>
      </w:r>
      <w:r>
        <w:rPr>
          <w:rFonts w:hint="eastAsia" w:ascii="宋体" w:hAnsi="宋体" w:eastAsia="宋体"/>
        </w:rPr>
        <w:t>。然后再次执行</w:t>
      </w:r>
      <w:r>
        <w:rPr>
          <w:rFonts w:ascii="宋体" w:hAnsi="宋体" w:eastAsia="宋体"/>
        </w:rPr>
        <w:t>A-Priori算法，然后确定支持阈值为5的大小为6的频繁项目集，如下所示: {1,2,4,5,10,20}</w:t>
      </w:r>
      <w:r>
        <w:rPr>
          <w:rFonts w:hint="eastAsia" w:ascii="宋体" w:hAnsi="宋体" w:eastAsia="宋体"/>
        </w:rPr>
        <w:t>。</w:t>
      </w:r>
      <w:r>
        <w:rPr>
          <w:rFonts w:ascii="宋体" w:hAnsi="宋体" w:eastAsia="宋体"/>
        </w:rPr>
        <w:t>没有大小为7的频繁项目集。因此，A-Priori算法到此为止。</w:t>
      </w:r>
      <w:r>
        <w:rPr>
          <w:rFonts w:hint="eastAsia" w:ascii="宋体" w:hAnsi="宋体" w:eastAsia="宋体"/>
        </w:rPr>
        <w:t>（大小为</w:t>
      </w:r>
      <w:r>
        <w:rPr>
          <w:rFonts w:ascii="宋体" w:hAnsi="宋体" w:eastAsia="宋体"/>
        </w:rPr>
        <w:t>4</w:t>
      </w:r>
      <w:r>
        <w:rPr>
          <w:rFonts w:hint="eastAsia" w:ascii="宋体" w:hAnsi="宋体" w:eastAsia="宋体"/>
        </w:rPr>
        <w:t>，5，6的不完整，只要集合中元素的最大公因子小于2</w:t>
      </w:r>
      <w:r>
        <w:rPr>
          <w:rFonts w:ascii="宋体" w:hAnsi="宋体" w:eastAsia="宋体"/>
        </w:rPr>
        <w:t>0</w:t>
      </w:r>
      <w:r>
        <w:rPr>
          <w:rFonts w:hint="eastAsia" w:ascii="宋体" w:hAnsi="宋体" w:eastAsia="宋体"/>
        </w:rPr>
        <w:t>即可，如大小为6的频繁项集还有{</w:t>
      </w:r>
      <w:r>
        <w:rPr>
          <w:rFonts w:ascii="宋体" w:hAnsi="宋体" w:eastAsia="宋体"/>
        </w:rPr>
        <w:t>1</w:t>
      </w:r>
      <w:r>
        <w:rPr>
          <w:rFonts w:hint="eastAsia" w:ascii="宋体" w:hAnsi="宋体" w:eastAsia="宋体"/>
        </w:rPr>
        <w:t>，2，3，4，6，1</w:t>
      </w:r>
      <w:r>
        <w:rPr>
          <w:rFonts w:ascii="宋体" w:hAnsi="宋体" w:eastAsia="宋体"/>
        </w:rPr>
        <w:t>2}</w:t>
      </w:r>
      <w:r>
        <w:rPr>
          <w:rFonts w:hint="eastAsia" w:ascii="宋体" w:hAnsi="宋体" w:eastAsia="宋体"/>
        </w:rPr>
        <w:t>，{</w:t>
      </w:r>
      <w:r>
        <w:rPr>
          <w:rFonts w:ascii="宋体" w:hAnsi="宋体" w:eastAsia="宋体"/>
        </w:rPr>
        <w:t>1</w:t>
      </w:r>
      <w:r>
        <w:rPr>
          <w:rFonts w:hint="eastAsia" w:ascii="宋体" w:hAnsi="宋体" w:eastAsia="宋体"/>
        </w:rPr>
        <w:t>，2，3，6，9，1</w:t>
      </w:r>
      <w:r>
        <w:rPr>
          <w:rFonts w:ascii="宋体" w:hAnsi="宋体" w:eastAsia="宋体"/>
        </w:rPr>
        <w:t>8}</w:t>
      </w:r>
      <w:r>
        <w:rPr>
          <w:rFonts w:hint="eastAsia" w:ascii="宋体" w:hAnsi="宋体" w:eastAsia="宋体"/>
        </w:rPr>
        <w:t>，</w:t>
      </w:r>
      <w:r>
        <w:rPr>
          <w:rFonts w:hint="eastAsia" w:ascii="宋体" w:hAnsi="宋体" w:eastAsia="宋体"/>
          <w:sz w:val="18"/>
          <w:szCs w:val="20"/>
        </w:rPr>
        <w:t>使用代码验证为：</w:t>
      </w:r>
    </w:p>
    <w:p w14:paraId="1E09673C">
      <w:pPr>
        <w:widowControl/>
        <w:jc w:val="left"/>
        <w:rPr>
          <w:rFonts w:hint="eastAsia" w:ascii="宋体" w:hAnsi="宋体" w:eastAsia="宋体" w:cs="宋体"/>
          <w:kern w:val="0"/>
          <w:szCs w:val="21"/>
        </w:rPr>
      </w:pPr>
      <w:r>
        <w:rPr>
          <w:rFonts w:ascii="宋体" w:hAnsi="宋体" w:eastAsia="宋体" w:cs="宋体"/>
          <w:kern w:val="0"/>
          <w:szCs w:val="21"/>
        </w:rPr>
        <w:t xml:space="preserve">L1: 20 </w:t>
      </w:r>
    </w:p>
    <w:p w14:paraId="69CA2004">
      <w:pPr>
        <w:widowControl/>
        <w:jc w:val="left"/>
        <w:rPr>
          <w:rFonts w:hint="eastAsia" w:ascii="宋体" w:hAnsi="宋体" w:eastAsia="宋体" w:cs="宋体"/>
          <w:kern w:val="0"/>
          <w:szCs w:val="21"/>
        </w:rPr>
      </w:pPr>
      <w:r>
        <w:rPr>
          <w:rFonts w:ascii="宋体" w:hAnsi="宋体" w:eastAsia="宋体" w:cs="宋体"/>
          <w:kern w:val="0"/>
          <w:szCs w:val="21"/>
        </w:rPr>
        <w:t xml:space="preserve">[(1,), (2,), (3,), (4,), (5,), (6,), (7,), (8,), (9,), (10,), (11,), (12,), (13,), (14,), (15,), (16,), (17,), (18,), (19,), (20,)] </w:t>
      </w:r>
    </w:p>
    <w:p w14:paraId="0A3B34A4">
      <w:pPr>
        <w:widowControl/>
        <w:jc w:val="left"/>
        <w:rPr>
          <w:rFonts w:hint="eastAsia" w:ascii="宋体" w:hAnsi="宋体" w:eastAsia="宋体" w:cs="宋体"/>
          <w:kern w:val="0"/>
          <w:szCs w:val="21"/>
        </w:rPr>
      </w:pPr>
      <w:r>
        <w:rPr>
          <w:rFonts w:ascii="宋体" w:hAnsi="宋体" w:eastAsia="宋体" w:cs="宋体"/>
          <w:kern w:val="0"/>
          <w:szCs w:val="21"/>
        </w:rPr>
        <w:t xml:space="preserve">L2: 56 </w:t>
      </w:r>
    </w:p>
    <w:p w14:paraId="1C5F1C5F">
      <w:pPr>
        <w:widowControl/>
        <w:jc w:val="left"/>
        <w:rPr>
          <w:rFonts w:hint="eastAsia" w:ascii="宋体" w:hAnsi="宋体" w:eastAsia="宋体" w:cs="宋体"/>
          <w:kern w:val="0"/>
          <w:szCs w:val="21"/>
        </w:rPr>
      </w:pPr>
      <w:r>
        <w:rPr>
          <w:rFonts w:ascii="宋体" w:hAnsi="宋体" w:eastAsia="宋体" w:cs="宋体"/>
          <w:kern w:val="0"/>
          <w:szCs w:val="21"/>
        </w:rPr>
        <w:t xml:space="preserve">[(1, 2), (1, 3), (1, 4), (1, 5), (1, 6), (1, 7), (1, 8), (1, 9), (1, 10), (1, 11), (1, 12), (1, 13), (1, 14), (1, 15), (1, 16), (1, 17), (1, 18), (1, 19), (1, 20), (2, 3), (2, 4), (2, 5), (2, 6), (2, 7), (2, 8), (2, 9), (2, 10), (2, 12), (2, 14), (2, 16), (2, 18), (2, 20), (3, 4), (3, 5), (3, 6), (3, 9), (3, 12), (3, 15), (3, 18), (4, 5), (4, 6), (4, 8), (4, 10), (4, 12), (4, 16), (4, 20), (5, 10), (5, 15), (5, 20), (6, 9), (6, 12), (6, 18), (7, 14), (8, 16), (9, 18), (10, 20)] </w:t>
      </w:r>
    </w:p>
    <w:p w14:paraId="07D0231C">
      <w:pPr>
        <w:widowControl/>
        <w:jc w:val="left"/>
        <w:rPr>
          <w:rFonts w:hint="eastAsia" w:ascii="宋体" w:hAnsi="宋体" w:eastAsia="宋体" w:cs="宋体"/>
          <w:kern w:val="0"/>
          <w:szCs w:val="21"/>
        </w:rPr>
      </w:pPr>
      <w:r>
        <w:rPr>
          <w:rFonts w:ascii="宋体" w:hAnsi="宋体" w:eastAsia="宋体" w:cs="宋体"/>
          <w:kern w:val="0"/>
          <w:szCs w:val="21"/>
        </w:rPr>
        <w:t xml:space="preserve">L3: 72 </w:t>
      </w:r>
    </w:p>
    <w:p w14:paraId="56DF9E4C">
      <w:pPr>
        <w:widowControl/>
        <w:jc w:val="left"/>
        <w:rPr>
          <w:rFonts w:hint="eastAsia" w:ascii="宋体" w:hAnsi="宋体" w:eastAsia="宋体" w:cs="宋体"/>
          <w:kern w:val="0"/>
          <w:szCs w:val="21"/>
        </w:rPr>
      </w:pPr>
      <w:r>
        <w:rPr>
          <w:rFonts w:ascii="宋体" w:hAnsi="宋体" w:eastAsia="宋体" w:cs="宋体"/>
          <w:kern w:val="0"/>
          <w:szCs w:val="21"/>
        </w:rPr>
        <w:t xml:space="preserve">[(1, 2, 3), (1, 2, 4), (1, 2, 5), (1, 2, 6), (1, 2, 7), (1, 2, 8), (1, 2, 9), (1, 2, 10), (1, 2, 12), (1, 2, 14), (1, 2, 16), (1, 2, 18), (1, 2, 20), (1, 3, 4), (1, 3, 5), (1, 3, 6), (1, 3, 9), (1, 3, 12), (1, 3, 15), (1, 3, 18), (1, 4, 5), (1, 4, 6), (1, 4, 8), (1, 4, 10), (1, 4, 12), (1, 4, 16), (1, 4, 20), (1, 5, 10), (1, 5, 15), (1, 5, 20), (1, 6, 9), (1, 6, 12), (1, 6, 18), (1, 7, 14), (1, 8, 16), (1, 9, 18), (1, 10, 20), (2, 3, 4), (2, 3, 6), (2, 3, 9), (2, 3, 12), (2, 3, 18), (2, 4, 5), (2, 4, 6), (2, 4, 8), (2, 4, 10), (2, 4, 12), (2, 4, 16), (2, 4, 20), (2, 5, 10), (2, 5, 20), (2, 6, 9), (2, 6, 12), (2, 6, 18), (2, 7, 14), (2, 8, 16), (2, 9, 18), (2, 10, 20), (3, 4, 6), (3, 4, 12), (3, 5, 15), (3, 6, 9), (3, 6, 12), (3, 6, 18), (3, 9, 18), (4, 5, 10), (4, 5, 20), (4, 6, 12), (4, 8, 16), (4, 10, 20), (5, 10, 20), (6, 9, 18)] </w:t>
      </w:r>
    </w:p>
    <w:p w14:paraId="5BC89B21">
      <w:pPr>
        <w:widowControl/>
        <w:jc w:val="left"/>
        <w:rPr>
          <w:rFonts w:hint="eastAsia" w:ascii="宋体" w:hAnsi="宋体" w:eastAsia="宋体" w:cs="宋体"/>
          <w:kern w:val="0"/>
          <w:szCs w:val="21"/>
        </w:rPr>
      </w:pPr>
      <w:r>
        <w:rPr>
          <w:rFonts w:ascii="宋体" w:hAnsi="宋体" w:eastAsia="宋体" w:cs="宋体"/>
          <w:kern w:val="0"/>
          <w:szCs w:val="21"/>
        </w:rPr>
        <w:t xml:space="preserve">L4: 51 </w:t>
      </w:r>
    </w:p>
    <w:p w14:paraId="39F432CE">
      <w:pPr>
        <w:widowControl/>
        <w:jc w:val="left"/>
        <w:rPr>
          <w:rFonts w:hint="eastAsia" w:ascii="宋体" w:hAnsi="宋体" w:eastAsia="宋体" w:cs="宋体"/>
          <w:kern w:val="0"/>
          <w:szCs w:val="21"/>
        </w:rPr>
      </w:pPr>
      <w:r>
        <w:rPr>
          <w:rFonts w:ascii="宋体" w:hAnsi="宋体" w:eastAsia="宋体" w:cs="宋体"/>
          <w:kern w:val="0"/>
          <w:szCs w:val="21"/>
        </w:rPr>
        <w:t xml:space="preserve">[(1, 2, 3, 4), (1, 2, 3, 6), (1, 2, 3, 9), (1, 2, 3, 12), (1, 2, 3, 18), (1, 2, 4, 5), (1, 2, 4, 6), (1, 2, 4, 8), (1, 2, 4, 10), (1, 2, 4, 12), (1, 2, 4, 16), (1, 2, 4, 20), (1, 2, 5, 10), (1, 2, 5, 20), (1, 2, 6, 9), (1, 2, 6, 12), (1, 2, 6, 18), (1, 2, 7, 14), (1, 2, 8, 16), (1, 2, 9, 18), (1, 2, 10, 20), (1, 3, 4, 6), (1, 3, 4, 12), (1, 3, 5, 15), (1, 3, 6, 9), (1, 3, 6, 12), (1, 3, 6, 18), (1, 3, 9, 18), (1, 4, 5, 10), (1, 4, 5, 20), (1, 4, 6, 12), (1, 4, 8, 16), (1, 4, 10, 20), (1, 5, 10, 20), (1, 6, 9, 18), (2, 3, 4, 6), (2, 3, 4, 12), (2, 3, 6, 9), (2, 3, 6, 12), (2, 3, 6, 18), (2, 3, 9, 18), (2, 4, 5, 10), (2, 4, 5, 20), (2, 4, 6, 12), (2, 4, 8, 16), (2, 4, 10, 20), (2, 5, 10, 20), (2, 6, 9, 18), (3, 4, 6, 12), (3, 6, 9, 18), (4, 5, 10, 20)] </w:t>
      </w:r>
    </w:p>
    <w:p w14:paraId="684DDF4D">
      <w:pPr>
        <w:widowControl/>
        <w:jc w:val="left"/>
        <w:rPr>
          <w:rFonts w:hint="eastAsia" w:ascii="宋体" w:hAnsi="宋体" w:eastAsia="宋体" w:cs="宋体"/>
          <w:kern w:val="0"/>
          <w:szCs w:val="21"/>
        </w:rPr>
      </w:pPr>
      <w:r>
        <w:rPr>
          <w:rFonts w:ascii="宋体" w:hAnsi="宋体" w:eastAsia="宋体" w:cs="宋体"/>
          <w:kern w:val="0"/>
          <w:szCs w:val="21"/>
        </w:rPr>
        <w:t xml:space="preserve">L5: 19 </w:t>
      </w:r>
    </w:p>
    <w:p w14:paraId="0E7C7E58">
      <w:pPr>
        <w:widowControl/>
        <w:jc w:val="left"/>
        <w:rPr>
          <w:rFonts w:hint="eastAsia" w:ascii="宋体" w:hAnsi="宋体" w:eastAsia="宋体" w:cs="宋体"/>
          <w:kern w:val="0"/>
          <w:szCs w:val="21"/>
        </w:rPr>
      </w:pPr>
      <w:r>
        <w:rPr>
          <w:rFonts w:ascii="宋体" w:hAnsi="宋体" w:eastAsia="宋体" w:cs="宋体"/>
          <w:kern w:val="0"/>
          <w:szCs w:val="21"/>
        </w:rPr>
        <w:t xml:space="preserve">[(1, 2, 3, 4, 6), (1, 2, 3, 4, 12), (1, 2, 3, 6, 9), (1, 2, 3, 6, 12), (1, 2, 3, 6, 18), (1, 2, 3, 9, 18), (1, 2, 4, 5, 10), (1, 2, 4, 5, 20), (1, 2, 4, 6, 12), (1, 2, 4, 8, 16), (1, 2, 4, 10, 20), (1, 2, 5, 10, 20), (1, 2, 6, 9, 18), (1, 3, 4, 6, 12), (1, 3, 6, 9, 18), (1, 4, 5, 10, 20), (2, 3, 4, 6, 12), (2, 3, 6, 9, 18), (2, 4, 5, 10, 20)] </w:t>
      </w:r>
    </w:p>
    <w:p w14:paraId="5907A2A0">
      <w:pPr>
        <w:widowControl/>
        <w:jc w:val="left"/>
        <w:rPr>
          <w:rFonts w:hint="eastAsia" w:ascii="宋体" w:hAnsi="宋体" w:eastAsia="宋体" w:cs="宋体"/>
          <w:kern w:val="0"/>
          <w:szCs w:val="21"/>
        </w:rPr>
      </w:pPr>
      <w:r>
        <w:rPr>
          <w:rFonts w:ascii="宋体" w:hAnsi="宋体" w:eastAsia="宋体" w:cs="宋体"/>
          <w:kern w:val="0"/>
          <w:szCs w:val="21"/>
        </w:rPr>
        <w:t xml:space="preserve">L6: 3 </w:t>
      </w:r>
    </w:p>
    <w:p w14:paraId="14F6B7DC">
      <w:pPr>
        <w:widowControl/>
        <w:jc w:val="left"/>
        <w:rPr>
          <w:rFonts w:hint="eastAsia" w:ascii="宋体" w:hAnsi="宋体" w:eastAsia="宋体" w:cs="宋体"/>
          <w:kern w:val="0"/>
          <w:szCs w:val="21"/>
        </w:rPr>
      </w:pPr>
      <w:r>
        <w:rPr>
          <w:rFonts w:ascii="宋体" w:hAnsi="宋体" w:eastAsia="宋体" w:cs="宋体"/>
          <w:kern w:val="0"/>
          <w:szCs w:val="21"/>
        </w:rPr>
        <w:t>[(1, 2, 3, 4, 6, 12), (1, 2, 3, 6, 9, 18), (1, 2, 4, 5, 10, 20)]</w:t>
      </w:r>
    </w:p>
    <w:p w14:paraId="60834C84">
      <w:pPr>
        <w:pStyle w:val="5"/>
        <w:ind w:left="420" w:firstLine="0" w:firstLineChars="0"/>
        <w:rPr>
          <w:rFonts w:hint="eastAsia" w:ascii="宋体" w:hAnsi="宋体" w:eastAsia="宋体"/>
          <w:sz w:val="18"/>
          <w:szCs w:val="20"/>
        </w:rPr>
      </w:pPr>
      <w:r>
        <w:rPr>
          <w:rFonts w:hint="eastAsia" w:ascii="宋体" w:hAnsi="宋体" w:eastAsia="宋体"/>
          <w:sz w:val="18"/>
          <w:szCs w:val="20"/>
        </w:rPr>
        <w:t>）</w:t>
      </w:r>
    </w:p>
    <w:p w14:paraId="281B4117">
      <w:pPr>
        <w:ind w:left="420"/>
        <w:jc w:val="left"/>
        <w:rPr>
          <w:rFonts w:hint="eastAsia" w:ascii="宋体" w:hAnsi="宋体" w:eastAsia="宋体"/>
        </w:rPr>
      </w:pPr>
      <w:r>
        <w:rPr>
          <w:rFonts w:hint="eastAsia" w:ascii="宋体" w:hAnsi="宋体" w:eastAsia="宋体"/>
        </w:rPr>
        <w:t>b</w:t>
      </w:r>
      <w:r>
        <w:rPr>
          <w:rFonts w:ascii="宋体" w:hAnsi="宋体" w:eastAsia="宋体"/>
        </w:rPr>
        <w:t>)</w:t>
      </w:r>
      <w:r>
        <w:rPr>
          <w:rFonts w:hint="eastAsia" w:ascii="宋体" w:hAnsi="宋体" w:eastAsia="宋体"/>
        </w:rPr>
        <w:t>过程同a</w:t>
      </w:r>
      <w:r>
        <w:rPr>
          <w:rFonts w:ascii="宋体" w:hAnsi="宋体" w:eastAsia="宋体"/>
        </w:rPr>
        <w:t>)</w:t>
      </w:r>
      <w:r>
        <w:rPr>
          <w:rFonts w:hint="eastAsia" w:ascii="宋体" w:hAnsi="宋体" w:eastAsia="宋体"/>
        </w:rPr>
        <w:t>。大小为1：</w:t>
      </w:r>
      <w:r>
        <w:rPr>
          <w:rFonts w:ascii="宋体" w:hAnsi="宋体" w:eastAsia="宋体"/>
        </w:rPr>
        <w:t>12,16,18,20,24,28,30,32,36,40,42,44,45,48,50,52,54,56,60,63,64,66,68,70,72,75,76,78,80,81,84,88,90,92,96,98,99,100</w:t>
      </w:r>
      <w:r>
        <w:rPr>
          <w:rFonts w:hint="eastAsia" w:ascii="宋体" w:hAnsi="宋体" w:eastAsia="宋体"/>
        </w:rPr>
        <w:t>。</w:t>
      </w:r>
    </w:p>
    <w:p w14:paraId="389CE0BA">
      <w:pPr>
        <w:ind w:firstLine="420"/>
        <w:rPr>
          <w:rFonts w:hint="eastAsia" w:ascii="宋体" w:hAnsi="宋体" w:eastAsia="宋体"/>
        </w:rPr>
      </w:pPr>
      <w:r>
        <w:rPr>
          <w:rFonts w:hint="eastAsia" w:ascii="宋体" w:hAnsi="宋体" w:eastAsia="宋体"/>
        </w:rPr>
        <w:t>大小为2：</w:t>
      </w:r>
      <w:r>
        <w:rPr>
          <w:rFonts w:ascii="宋体" w:hAnsi="宋体" w:eastAsia="宋体"/>
        </w:rPr>
        <w:t>{36,72},{40,80},{42,84},{45,90},{48,96},{50,100}</w:t>
      </w:r>
      <w:r>
        <w:rPr>
          <w:rFonts w:hint="eastAsia" w:ascii="宋体" w:hAnsi="宋体" w:eastAsia="宋体"/>
        </w:rPr>
        <w:t>。</w:t>
      </w:r>
    </w:p>
    <w:p w14:paraId="75662372">
      <w:pPr>
        <w:ind w:firstLine="420"/>
        <w:rPr>
          <w:rFonts w:hint="eastAsia" w:ascii="宋体" w:hAnsi="宋体" w:eastAsia="宋体"/>
        </w:rPr>
      </w:pPr>
      <w:r>
        <w:rPr>
          <w:rFonts w:hint="eastAsia" w:ascii="宋体" w:hAnsi="宋体" w:eastAsia="宋体"/>
        </w:rPr>
        <w:t>大小为3：</w:t>
      </w:r>
      <w:r>
        <w:rPr>
          <w:rFonts w:ascii="宋体" w:hAnsi="宋体" w:eastAsia="宋体"/>
        </w:rPr>
        <w:t>{28,56,84},{30,60,90},{32,64,96}</w:t>
      </w:r>
      <w:r>
        <w:rPr>
          <w:rFonts w:hint="eastAsia" w:ascii="宋体" w:hAnsi="宋体" w:eastAsia="宋体"/>
        </w:rPr>
        <w:t>。</w:t>
      </w:r>
    </w:p>
    <w:p w14:paraId="6A6AD17C">
      <w:pPr>
        <w:ind w:firstLine="420"/>
        <w:rPr>
          <w:rFonts w:hint="eastAsia" w:ascii="宋体" w:hAnsi="宋体" w:eastAsia="宋体"/>
        </w:rPr>
      </w:pPr>
      <w:r>
        <w:rPr>
          <w:rFonts w:hint="eastAsia" w:ascii="宋体" w:hAnsi="宋体" w:eastAsia="宋体"/>
        </w:rPr>
        <w:t>大小为4：</w:t>
      </w:r>
      <w:r>
        <w:rPr>
          <w:rFonts w:ascii="宋体" w:hAnsi="宋体" w:eastAsia="宋体"/>
        </w:rPr>
        <w:t>{24,48,72,96}</w:t>
      </w:r>
      <w:r>
        <w:rPr>
          <w:rFonts w:hint="eastAsia" w:ascii="宋体" w:hAnsi="宋体" w:eastAsia="宋体"/>
        </w:rPr>
        <w:t>。</w:t>
      </w:r>
    </w:p>
    <w:p w14:paraId="1EF372AB">
      <w:pPr>
        <w:ind w:firstLine="420"/>
        <w:rPr>
          <w:rFonts w:hint="eastAsia" w:ascii="宋体" w:hAnsi="宋体" w:eastAsia="宋体"/>
        </w:rPr>
      </w:pPr>
      <w:r>
        <w:rPr>
          <w:rFonts w:hint="eastAsia" w:ascii="宋体" w:hAnsi="宋体" w:eastAsia="宋体"/>
        </w:rPr>
        <w:t>大小为</w:t>
      </w:r>
      <w:r>
        <w:rPr>
          <w:rFonts w:ascii="宋体" w:hAnsi="宋体" w:eastAsia="宋体"/>
        </w:rPr>
        <w:t>5</w:t>
      </w:r>
      <w:r>
        <w:rPr>
          <w:rFonts w:hint="eastAsia" w:ascii="宋体" w:hAnsi="宋体" w:eastAsia="宋体"/>
        </w:rPr>
        <w:t>：</w:t>
      </w:r>
      <w:r>
        <w:rPr>
          <w:rFonts w:ascii="宋体" w:hAnsi="宋体" w:eastAsia="宋体"/>
        </w:rPr>
        <w:t>{18,36,54,72,90},{20,40,60,80,100}</w:t>
      </w:r>
      <w:r>
        <w:rPr>
          <w:rFonts w:hint="eastAsia" w:ascii="宋体" w:hAnsi="宋体" w:eastAsia="宋体"/>
        </w:rPr>
        <w:t>。</w:t>
      </w:r>
    </w:p>
    <w:p w14:paraId="7C82BDD1">
      <w:pPr>
        <w:ind w:firstLine="420"/>
        <w:rPr>
          <w:rFonts w:hint="eastAsia" w:ascii="宋体" w:hAnsi="宋体" w:eastAsia="宋体"/>
        </w:rPr>
      </w:pPr>
      <w:r>
        <w:rPr>
          <w:rFonts w:hint="eastAsia" w:ascii="宋体" w:hAnsi="宋体" w:eastAsia="宋体"/>
        </w:rPr>
        <w:t>大小为6：</w:t>
      </w:r>
      <w:r>
        <w:rPr>
          <w:rFonts w:ascii="宋体" w:hAnsi="宋体" w:eastAsia="宋体"/>
        </w:rPr>
        <w:t>{16,32,48,64,80,96}</w:t>
      </w:r>
      <w:r>
        <w:rPr>
          <w:rFonts w:hint="eastAsia" w:ascii="宋体" w:hAnsi="宋体" w:eastAsia="宋体"/>
        </w:rPr>
        <w:t>。</w:t>
      </w:r>
    </w:p>
    <w:p w14:paraId="3EB907DE">
      <w:pPr>
        <w:pBdr>
          <w:bottom w:val="single" w:color="auto" w:sz="4" w:space="0"/>
        </w:pBdr>
        <w:ind w:firstLine="420"/>
        <w:rPr>
          <w:rFonts w:hint="eastAsia" w:ascii="宋体" w:hAnsi="宋体" w:eastAsia="宋体"/>
        </w:rPr>
        <w:pPrChange w:id="114" w:author="包子姐" w:date="2026-06-21T21:46:31Z">
          <w:pPr>
            <w:ind w:firstLine="420"/>
          </w:pPr>
        </w:pPrChange>
      </w:pPr>
      <w:r>
        <w:rPr>
          <w:rFonts w:ascii="宋体" w:hAnsi="宋体" w:eastAsia="宋体"/>
        </w:rPr>
        <w:t>没有大小为7的频繁项目集。因此，A-Priori算法到此为止。</w:t>
      </w:r>
    </w:p>
    <w:p w14:paraId="6E2DB97C">
      <w:pPr>
        <w:rPr>
          <w:rFonts w:hint="default" w:ascii="宋体" w:hAnsi="宋体" w:eastAsia="宋体"/>
          <w:lang w:val="en-US" w:eastAsia="zh-CN"/>
        </w:rPr>
      </w:pPr>
    </w:p>
    <w:p w14:paraId="63DD4811">
      <w:pPr>
        <w:pStyle w:val="5"/>
        <w:ind w:left="420" w:firstLine="0" w:firstLineChars="0"/>
        <w:rPr>
          <w:rFonts w:hint="eastAsia" w:ascii="宋体" w:hAnsi="宋体" w:eastAsia="宋体"/>
        </w:rPr>
      </w:pPr>
      <w:r>
        <w:rPr>
          <w:rStyle w:val="23"/>
          <w:rFonts w:hint="eastAsia"/>
        </w:rPr>
        <w:t>6</w:t>
      </w:r>
      <w:r>
        <w:rPr>
          <w:rStyle w:val="23"/>
        </w:rPr>
        <w:t>.3.1</w:t>
      </w:r>
      <w:r>
        <w:rPr>
          <w:rFonts w:ascii="宋体" w:hAnsi="宋体" w:eastAsia="宋体"/>
        </w:rPr>
        <w:t xml:space="preserve"> </w:t>
      </w:r>
      <w:r>
        <w:rPr>
          <w:rFonts w:hint="eastAsia" w:ascii="宋体" w:hAnsi="宋体" w:eastAsia="宋体"/>
        </w:rPr>
        <w:t>下面给出了</w:t>
      </w:r>
      <w:r>
        <w:rPr>
          <w:rFonts w:ascii="宋体" w:hAnsi="宋体" w:eastAsia="宋体"/>
        </w:rPr>
        <w:t>12个购物篮组成的集合。每个购物篮都由项1到项6的3个项组成:{1, 2, 3} {2, 3, 4} {3, 4, 5} {4, 5, 6}{1, 3, 5} {2, 4, 6} {1, 3, 4} {2, 4,5}{3, 5, 6} {1, 2, 4} {2, 3, 5} {3, 4, 6}</w:t>
      </w:r>
      <w:r>
        <w:rPr>
          <w:rFonts w:hint="eastAsia" w:ascii="宋体" w:hAnsi="宋体" w:eastAsia="宋体"/>
        </w:rPr>
        <w:t>。</w:t>
      </w:r>
      <w:r>
        <w:rPr>
          <w:rFonts w:ascii="宋体" w:hAnsi="宋体" w:eastAsia="宋体"/>
        </w:rPr>
        <w:t>假定支持度阈值为4。在PCY算法的第一次扫描中</w:t>
      </w:r>
      <w:r>
        <w:rPr>
          <w:rFonts w:hint="eastAsia" w:ascii="宋体" w:hAnsi="宋体" w:eastAsia="宋体"/>
        </w:rPr>
        <w:t>，</w:t>
      </w:r>
      <w:r>
        <w:rPr>
          <w:rFonts w:ascii="宋体" w:hAnsi="宋体" w:eastAsia="宋体"/>
        </w:rPr>
        <w:t>我们使用一个具有11个桶的哈希表</w:t>
      </w:r>
      <w:r>
        <w:rPr>
          <w:rFonts w:hint="eastAsia" w:ascii="宋体" w:hAnsi="宋体" w:eastAsia="宋体"/>
        </w:rPr>
        <w:t>，</w:t>
      </w:r>
      <w:r>
        <w:rPr>
          <w:rFonts w:ascii="宋体" w:hAnsi="宋体" w:eastAsia="宋体"/>
        </w:rPr>
        <w:t>集合{i，j)会哈希到桶i*j mod 11。</w:t>
      </w:r>
    </w:p>
    <w:p w14:paraId="3B22979B">
      <w:pPr>
        <w:pStyle w:val="5"/>
        <w:ind w:left="420" w:firstLine="0" w:firstLineChars="0"/>
        <w:rPr>
          <w:rFonts w:hint="eastAsia" w:ascii="宋体" w:hAnsi="宋体" w:eastAsia="宋体"/>
        </w:rPr>
      </w:pPr>
      <w:r>
        <w:rPr>
          <w:rFonts w:ascii="宋体" w:hAnsi="宋体" w:eastAsia="宋体"/>
        </w:rPr>
        <w:t>a)不管采用什么方式,计算每个项及每个项对的支持度。</w:t>
      </w:r>
    </w:p>
    <w:p w14:paraId="391EF092">
      <w:pPr>
        <w:pStyle w:val="5"/>
        <w:ind w:left="420" w:firstLine="0" w:firstLineChars="0"/>
        <w:rPr>
          <w:rFonts w:hint="eastAsia" w:ascii="宋体" w:hAnsi="宋体" w:eastAsia="宋体"/>
        </w:rPr>
      </w:pPr>
      <w:r>
        <w:rPr>
          <w:rFonts w:ascii="宋体" w:hAnsi="宋体" w:eastAsia="宋体"/>
        </w:rPr>
        <w:t>b)</w:t>
      </w:r>
      <w:r>
        <w:rPr>
          <w:rFonts w:hint="eastAsia" w:ascii="宋体" w:hAnsi="宋体" w:eastAsia="宋体"/>
        </w:rPr>
        <w:t>哪个项对会哈希到哪个桶中？</w:t>
      </w:r>
    </w:p>
    <w:p w14:paraId="72FFF404">
      <w:pPr>
        <w:pStyle w:val="5"/>
        <w:ind w:left="420" w:firstLine="0" w:firstLineChars="0"/>
        <w:rPr>
          <w:rFonts w:hint="eastAsia" w:ascii="宋体" w:hAnsi="宋体" w:eastAsia="宋体"/>
        </w:rPr>
      </w:pPr>
      <w:r>
        <w:rPr>
          <w:rFonts w:ascii="宋体" w:hAnsi="宋体" w:eastAsia="宋体"/>
        </w:rPr>
        <w:t>c)哪些桶是频繁的？</w:t>
      </w:r>
    </w:p>
    <w:p w14:paraId="60413BA1">
      <w:pPr>
        <w:pStyle w:val="5"/>
        <w:ind w:left="420" w:firstLine="0" w:firstLineChars="0"/>
        <w:rPr>
          <w:rFonts w:hint="eastAsia" w:ascii="宋体" w:hAnsi="宋体" w:eastAsia="宋体"/>
        </w:rPr>
      </w:pPr>
      <w:r>
        <w:rPr>
          <w:rFonts w:hint="eastAsia" w:ascii="宋体" w:hAnsi="宋体" w:eastAsia="宋体"/>
        </w:rPr>
        <w:t>d</w:t>
      </w:r>
      <w:r>
        <w:rPr>
          <w:rFonts w:ascii="宋体" w:hAnsi="宋体" w:eastAsia="宋体"/>
        </w:rPr>
        <w:t>)</w:t>
      </w:r>
      <w:r>
        <w:rPr>
          <w:rFonts w:hint="eastAsia" w:ascii="宋体" w:hAnsi="宋体" w:eastAsia="宋体"/>
        </w:rPr>
        <w:t>在PCY算法的第二次扫描中，哪些项对会被计数？</w:t>
      </w:r>
    </w:p>
    <w:p w14:paraId="41998B32">
      <w:pPr>
        <w:pStyle w:val="5"/>
        <w:ind w:left="420" w:firstLine="0" w:firstLineChars="0"/>
        <w:rPr>
          <w:rFonts w:hint="eastAsia" w:ascii="宋体" w:hAnsi="宋体" w:eastAsia="宋体"/>
          <w:b/>
          <w:bCs/>
        </w:rPr>
      </w:pPr>
      <w:r>
        <w:rPr>
          <w:rFonts w:hint="eastAsia" w:ascii="宋体" w:hAnsi="宋体" w:eastAsia="宋体"/>
          <w:b/>
          <w:bCs/>
        </w:rPr>
        <w:t>参考答案：</w:t>
      </w:r>
      <w:r>
        <w:rPr>
          <w:rFonts w:hint="eastAsia" w:ascii="宋体" w:hAnsi="宋体" w:eastAsia="宋体"/>
        </w:rPr>
        <w:t>a</w:t>
      </w:r>
      <w:r>
        <w:rPr>
          <w:rFonts w:ascii="宋体" w:hAnsi="宋体" w:eastAsia="宋体"/>
        </w:rPr>
        <w:t>)</w:t>
      </w:r>
      <w:r>
        <w:rPr>
          <w:rFonts w:hint="eastAsia"/>
        </w:rPr>
        <w:t xml:space="preserve"> </w:t>
      </w:r>
      <w:r>
        <w:rPr>
          <w:rFonts w:hint="eastAsia" w:ascii="宋体" w:hAnsi="宋体" w:eastAsia="宋体"/>
        </w:rPr>
        <w:t>每个</w:t>
      </w:r>
      <w:r>
        <w:rPr>
          <w:rFonts w:ascii="宋体" w:hAnsi="宋体" w:eastAsia="宋体"/>
        </w:rPr>
        <w:t>item的支持度如下：</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56"/>
        <w:gridCol w:w="1356"/>
      </w:tblGrid>
      <w:tr w14:paraId="0B6F85E5">
        <w:trPr>
          <w:trHeight w:val="189" w:hRule="atLeast"/>
          <w:jc w:val="center"/>
        </w:trPr>
        <w:tc>
          <w:tcPr>
            <w:tcW w:w="1356" w:type="dxa"/>
            <w:shd w:val="clear" w:color="auto" w:fill="auto"/>
            <w:tcMar>
              <w:top w:w="72" w:type="dxa"/>
              <w:left w:w="144" w:type="dxa"/>
              <w:bottom w:w="72" w:type="dxa"/>
              <w:right w:w="144" w:type="dxa"/>
            </w:tcMar>
          </w:tcPr>
          <w:p w14:paraId="3A7DD2BC">
            <w:pPr>
              <w:rPr>
                <w:rFonts w:hint="eastAsia" w:ascii="宋体" w:hAnsi="宋体" w:eastAsia="宋体"/>
                <w:szCs w:val="21"/>
              </w:rPr>
            </w:pPr>
            <w:r>
              <w:rPr>
                <w:rFonts w:hint="eastAsia" w:ascii="宋体" w:hAnsi="宋体" w:eastAsia="宋体"/>
                <w:b/>
                <w:bCs/>
                <w:szCs w:val="21"/>
              </w:rPr>
              <w:t>item</w:t>
            </w:r>
          </w:p>
        </w:tc>
        <w:tc>
          <w:tcPr>
            <w:tcW w:w="1356" w:type="dxa"/>
            <w:shd w:val="clear" w:color="auto" w:fill="auto"/>
            <w:tcMar>
              <w:top w:w="72" w:type="dxa"/>
              <w:left w:w="144" w:type="dxa"/>
              <w:bottom w:w="72" w:type="dxa"/>
              <w:right w:w="144" w:type="dxa"/>
            </w:tcMar>
          </w:tcPr>
          <w:p w14:paraId="080A3A69">
            <w:pPr>
              <w:rPr>
                <w:rFonts w:hint="eastAsia" w:ascii="宋体" w:hAnsi="宋体" w:eastAsia="宋体"/>
                <w:szCs w:val="21"/>
              </w:rPr>
            </w:pPr>
            <w:r>
              <w:rPr>
                <w:rFonts w:hint="eastAsia" w:ascii="宋体" w:hAnsi="宋体" w:eastAsia="宋体"/>
                <w:b/>
                <w:bCs/>
                <w:szCs w:val="21"/>
              </w:rPr>
              <w:t>count</w:t>
            </w:r>
          </w:p>
        </w:tc>
      </w:tr>
      <w:tr w14:paraId="32A9D744">
        <w:trPr>
          <w:trHeight w:val="189" w:hRule="atLeast"/>
          <w:jc w:val="center"/>
        </w:trPr>
        <w:tc>
          <w:tcPr>
            <w:tcW w:w="1356" w:type="dxa"/>
            <w:shd w:val="clear" w:color="auto" w:fill="auto"/>
            <w:tcMar>
              <w:top w:w="72" w:type="dxa"/>
              <w:left w:w="144" w:type="dxa"/>
              <w:bottom w:w="72" w:type="dxa"/>
              <w:right w:w="144" w:type="dxa"/>
            </w:tcMar>
          </w:tcPr>
          <w:p w14:paraId="50705B10">
            <w:pPr>
              <w:rPr>
                <w:rFonts w:hint="eastAsia" w:ascii="宋体" w:hAnsi="宋体" w:eastAsia="宋体"/>
                <w:szCs w:val="21"/>
              </w:rPr>
            </w:pPr>
            <w:r>
              <w:rPr>
                <w:rFonts w:hint="eastAsia" w:ascii="宋体" w:hAnsi="宋体" w:eastAsia="宋体"/>
                <w:szCs w:val="21"/>
              </w:rPr>
              <w:t>1</w:t>
            </w:r>
          </w:p>
        </w:tc>
        <w:tc>
          <w:tcPr>
            <w:tcW w:w="1356" w:type="dxa"/>
            <w:shd w:val="clear" w:color="auto" w:fill="auto"/>
            <w:tcMar>
              <w:top w:w="72" w:type="dxa"/>
              <w:left w:w="144" w:type="dxa"/>
              <w:bottom w:w="72" w:type="dxa"/>
              <w:right w:w="144" w:type="dxa"/>
            </w:tcMar>
          </w:tcPr>
          <w:p w14:paraId="0162497C">
            <w:pPr>
              <w:rPr>
                <w:rFonts w:hint="eastAsia" w:ascii="宋体" w:hAnsi="宋体" w:eastAsia="宋体"/>
                <w:szCs w:val="21"/>
              </w:rPr>
            </w:pPr>
            <w:r>
              <w:rPr>
                <w:rFonts w:hint="eastAsia" w:ascii="宋体" w:hAnsi="宋体" w:eastAsia="宋体"/>
                <w:szCs w:val="21"/>
              </w:rPr>
              <w:t>4</w:t>
            </w:r>
          </w:p>
        </w:tc>
      </w:tr>
      <w:tr w14:paraId="57FAE5C3">
        <w:trPr>
          <w:trHeight w:val="189" w:hRule="atLeast"/>
          <w:jc w:val="center"/>
        </w:trPr>
        <w:tc>
          <w:tcPr>
            <w:tcW w:w="1356" w:type="dxa"/>
            <w:shd w:val="clear" w:color="auto" w:fill="auto"/>
            <w:tcMar>
              <w:top w:w="72" w:type="dxa"/>
              <w:left w:w="144" w:type="dxa"/>
              <w:bottom w:w="72" w:type="dxa"/>
              <w:right w:w="144" w:type="dxa"/>
            </w:tcMar>
          </w:tcPr>
          <w:p w14:paraId="38B40E8B">
            <w:pPr>
              <w:rPr>
                <w:rFonts w:hint="eastAsia" w:ascii="宋体" w:hAnsi="宋体" w:eastAsia="宋体"/>
                <w:szCs w:val="21"/>
              </w:rPr>
            </w:pPr>
            <w:r>
              <w:rPr>
                <w:rFonts w:hint="eastAsia" w:ascii="宋体" w:hAnsi="宋体" w:eastAsia="宋体"/>
                <w:szCs w:val="21"/>
              </w:rPr>
              <w:t>2</w:t>
            </w:r>
          </w:p>
        </w:tc>
        <w:tc>
          <w:tcPr>
            <w:tcW w:w="1356" w:type="dxa"/>
            <w:shd w:val="clear" w:color="auto" w:fill="auto"/>
            <w:tcMar>
              <w:top w:w="72" w:type="dxa"/>
              <w:left w:w="144" w:type="dxa"/>
              <w:bottom w:w="72" w:type="dxa"/>
              <w:right w:w="144" w:type="dxa"/>
            </w:tcMar>
          </w:tcPr>
          <w:p w14:paraId="6E9EAA5F">
            <w:pPr>
              <w:rPr>
                <w:rFonts w:hint="eastAsia" w:ascii="宋体" w:hAnsi="宋体" w:eastAsia="宋体"/>
                <w:szCs w:val="21"/>
              </w:rPr>
            </w:pPr>
            <w:r>
              <w:rPr>
                <w:rFonts w:hint="eastAsia" w:ascii="宋体" w:hAnsi="宋体" w:eastAsia="宋体"/>
                <w:szCs w:val="21"/>
              </w:rPr>
              <w:t>6</w:t>
            </w:r>
          </w:p>
        </w:tc>
      </w:tr>
      <w:tr w14:paraId="5FA3D9A7">
        <w:trPr>
          <w:trHeight w:val="189" w:hRule="atLeast"/>
          <w:jc w:val="center"/>
        </w:trPr>
        <w:tc>
          <w:tcPr>
            <w:tcW w:w="1356" w:type="dxa"/>
            <w:shd w:val="clear" w:color="auto" w:fill="auto"/>
            <w:tcMar>
              <w:top w:w="72" w:type="dxa"/>
              <w:left w:w="144" w:type="dxa"/>
              <w:bottom w:w="72" w:type="dxa"/>
              <w:right w:w="144" w:type="dxa"/>
            </w:tcMar>
          </w:tcPr>
          <w:p w14:paraId="4F4D4F38">
            <w:pPr>
              <w:rPr>
                <w:rFonts w:hint="eastAsia" w:ascii="宋体" w:hAnsi="宋体" w:eastAsia="宋体"/>
                <w:szCs w:val="21"/>
              </w:rPr>
            </w:pPr>
            <w:r>
              <w:rPr>
                <w:rFonts w:hint="eastAsia" w:ascii="宋体" w:hAnsi="宋体" w:eastAsia="宋体"/>
                <w:szCs w:val="21"/>
              </w:rPr>
              <w:t>3</w:t>
            </w:r>
          </w:p>
        </w:tc>
        <w:tc>
          <w:tcPr>
            <w:tcW w:w="1356" w:type="dxa"/>
            <w:shd w:val="clear" w:color="auto" w:fill="auto"/>
            <w:tcMar>
              <w:top w:w="72" w:type="dxa"/>
              <w:left w:w="144" w:type="dxa"/>
              <w:bottom w:w="72" w:type="dxa"/>
              <w:right w:w="144" w:type="dxa"/>
            </w:tcMar>
          </w:tcPr>
          <w:p w14:paraId="63E4E7F7">
            <w:pPr>
              <w:rPr>
                <w:rFonts w:hint="eastAsia" w:ascii="宋体" w:hAnsi="宋体" w:eastAsia="宋体"/>
                <w:szCs w:val="21"/>
              </w:rPr>
            </w:pPr>
            <w:r>
              <w:rPr>
                <w:rFonts w:hint="eastAsia" w:ascii="宋体" w:hAnsi="宋体" w:eastAsia="宋体"/>
                <w:szCs w:val="21"/>
              </w:rPr>
              <w:t>8</w:t>
            </w:r>
          </w:p>
        </w:tc>
      </w:tr>
      <w:tr w14:paraId="415FA4AF">
        <w:trPr>
          <w:trHeight w:val="189" w:hRule="atLeast"/>
          <w:jc w:val="center"/>
        </w:trPr>
        <w:tc>
          <w:tcPr>
            <w:tcW w:w="1356" w:type="dxa"/>
            <w:shd w:val="clear" w:color="auto" w:fill="auto"/>
            <w:tcMar>
              <w:top w:w="72" w:type="dxa"/>
              <w:left w:w="144" w:type="dxa"/>
              <w:bottom w:w="72" w:type="dxa"/>
              <w:right w:w="144" w:type="dxa"/>
            </w:tcMar>
          </w:tcPr>
          <w:p w14:paraId="2BE1BD3A">
            <w:pPr>
              <w:rPr>
                <w:rFonts w:hint="eastAsia" w:ascii="宋体" w:hAnsi="宋体" w:eastAsia="宋体"/>
                <w:szCs w:val="21"/>
              </w:rPr>
            </w:pPr>
            <w:r>
              <w:rPr>
                <w:rFonts w:hint="eastAsia" w:ascii="宋体" w:hAnsi="宋体" w:eastAsia="宋体"/>
                <w:szCs w:val="21"/>
              </w:rPr>
              <w:t>4</w:t>
            </w:r>
          </w:p>
        </w:tc>
        <w:tc>
          <w:tcPr>
            <w:tcW w:w="1356" w:type="dxa"/>
            <w:shd w:val="clear" w:color="auto" w:fill="auto"/>
            <w:tcMar>
              <w:top w:w="72" w:type="dxa"/>
              <w:left w:w="144" w:type="dxa"/>
              <w:bottom w:w="72" w:type="dxa"/>
              <w:right w:w="144" w:type="dxa"/>
            </w:tcMar>
          </w:tcPr>
          <w:p w14:paraId="0E252095">
            <w:pPr>
              <w:rPr>
                <w:rFonts w:hint="eastAsia" w:ascii="宋体" w:hAnsi="宋体" w:eastAsia="宋体"/>
                <w:szCs w:val="21"/>
              </w:rPr>
            </w:pPr>
            <w:r>
              <w:rPr>
                <w:rFonts w:hint="eastAsia" w:ascii="宋体" w:hAnsi="宋体" w:eastAsia="宋体"/>
                <w:szCs w:val="21"/>
              </w:rPr>
              <w:t>8</w:t>
            </w:r>
          </w:p>
        </w:tc>
      </w:tr>
      <w:tr w14:paraId="401D61B8">
        <w:trPr>
          <w:trHeight w:val="189" w:hRule="atLeast"/>
          <w:jc w:val="center"/>
        </w:trPr>
        <w:tc>
          <w:tcPr>
            <w:tcW w:w="1356" w:type="dxa"/>
            <w:shd w:val="clear" w:color="auto" w:fill="auto"/>
            <w:tcMar>
              <w:top w:w="72" w:type="dxa"/>
              <w:left w:w="144" w:type="dxa"/>
              <w:bottom w:w="72" w:type="dxa"/>
              <w:right w:w="144" w:type="dxa"/>
            </w:tcMar>
          </w:tcPr>
          <w:p w14:paraId="0D3D9C07">
            <w:pPr>
              <w:rPr>
                <w:rFonts w:hint="eastAsia" w:ascii="宋体" w:hAnsi="宋体" w:eastAsia="宋体"/>
                <w:szCs w:val="21"/>
              </w:rPr>
            </w:pPr>
            <w:r>
              <w:rPr>
                <w:rFonts w:hint="eastAsia" w:ascii="宋体" w:hAnsi="宋体" w:eastAsia="宋体"/>
                <w:szCs w:val="21"/>
              </w:rPr>
              <w:t>5</w:t>
            </w:r>
          </w:p>
        </w:tc>
        <w:tc>
          <w:tcPr>
            <w:tcW w:w="1356" w:type="dxa"/>
            <w:shd w:val="clear" w:color="auto" w:fill="auto"/>
            <w:tcMar>
              <w:top w:w="72" w:type="dxa"/>
              <w:left w:w="144" w:type="dxa"/>
              <w:bottom w:w="72" w:type="dxa"/>
              <w:right w:w="144" w:type="dxa"/>
            </w:tcMar>
          </w:tcPr>
          <w:p w14:paraId="0F9772D7">
            <w:pPr>
              <w:rPr>
                <w:rFonts w:hint="eastAsia" w:ascii="宋体" w:hAnsi="宋体" w:eastAsia="宋体"/>
                <w:szCs w:val="21"/>
              </w:rPr>
            </w:pPr>
            <w:r>
              <w:rPr>
                <w:rFonts w:hint="eastAsia" w:ascii="宋体" w:hAnsi="宋体" w:eastAsia="宋体"/>
                <w:szCs w:val="21"/>
              </w:rPr>
              <w:t>6</w:t>
            </w:r>
          </w:p>
        </w:tc>
      </w:tr>
      <w:tr w14:paraId="1DB6105C">
        <w:trPr>
          <w:trHeight w:val="5" w:hRule="atLeast"/>
          <w:jc w:val="center"/>
        </w:trPr>
        <w:tc>
          <w:tcPr>
            <w:tcW w:w="1356" w:type="dxa"/>
            <w:shd w:val="clear" w:color="auto" w:fill="auto"/>
            <w:tcMar>
              <w:top w:w="72" w:type="dxa"/>
              <w:left w:w="144" w:type="dxa"/>
              <w:bottom w:w="72" w:type="dxa"/>
              <w:right w:w="144" w:type="dxa"/>
            </w:tcMar>
          </w:tcPr>
          <w:p w14:paraId="423AB1DA">
            <w:pPr>
              <w:rPr>
                <w:rFonts w:hint="eastAsia" w:ascii="宋体" w:hAnsi="宋体" w:eastAsia="宋体"/>
                <w:szCs w:val="21"/>
              </w:rPr>
            </w:pPr>
            <w:r>
              <w:rPr>
                <w:rFonts w:hint="eastAsia" w:ascii="宋体" w:hAnsi="宋体" w:eastAsia="宋体"/>
                <w:szCs w:val="21"/>
              </w:rPr>
              <w:t>6</w:t>
            </w:r>
          </w:p>
        </w:tc>
        <w:tc>
          <w:tcPr>
            <w:tcW w:w="1356" w:type="dxa"/>
            <w:shd w:val="clear" w:color="auto" w:fill="auto"/>
            <w:tcMar>
              <w:top w:w="72" w:type="dxa"/>
              <w:left w:w="144" w:type="dxa"/>
              <w:bottom w:w="72" w:type="dxa"/>
              <w:right w:w="144" w:type="dxa"/>
            </w:tcMar>
          </w:tcPr>
          <w:p w14:paraId="60C5C226">
            <w:pPr>
              <w:rPr>
                <w:rFonts w:hint="eastAsia" w:ascii="宋体" w:hAnsi="宋体" w:eastAsia="宋体"/>
                <w:szCs w:val="21"/>
              </w:rPr>
            </w:pPr>
            <w:r>
              <w:rPr>
                <w:rFonts w:hint="eastAsia" w:ascii="宋体" w:hAnsi="宋体" w:eastAsia="宋体"/>
                <w:szCs w:val="21"/>
              </w:rPr>
              <w:t>4</w:t>
            </w:r>
          </w:p>
        </w:tc>
      </w:tr>
    </w:tbl>
    <w:p w14:paraId="6C9E6A1E">
      <w:pPr>
        <w:pStyle w:val="5"/>
        <w:ind w:left="420" w:firstLine="0" w:firstLineChars="0"/>
        <w:rPr>
          <w:rFonts w:hint="eastAsia" w:ascii="宋体" w:hAnsi="宋体" w:eastAsia="宋体"/>
        </w:rPr>
      </w:pPr>
      <w:r>
        <w:rPr>
          <w:rFonts w:hint="eastAsia" w:ascii="宋体" w:hAnsi="宋体" w:eastAsia="宋体"/>
        </w:rPr>
        <w:t>每一对</w:t>
      </w:r>
      <w:r>
        <w:rPr>
          <w:rFonts w:ascii="宋体" w:hAnsi="宋体" w:eastAsia="宋体"/>
        </w:rPr>
        <w:t>items的支持度如下：</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68"/>
        <w:gridCol w:w="1168"/>
        <w:gridCol w:w="1168"/>
        <w:gridCol w:w="1169"/>
      </w:tblGrid>
      <w:tr w14:paraId="22DE26F2">
        <w:trPr>
          <w:trHeight w:val="584" w:hRule="atLeast"/>
          <w:jc w:val="center"/>
        </w:trPr>
        <w:tc>
          <w:tcPr>
            <w:tcW w:w="1168" w:type="dxa"/>
            <w:shd w:val="clear" w:color="auto" w:fill="auto"/>
            <w:tcMar>
              <w:top w:w="72" w:type="dxa"/>
              <w:left w:w="144" w:type="dxa"/>
              <w:bottom w:w="72" w:type="dxa"/>
              <w:right w:w="144" w:type="dxa"/>
            </w:tcMar>
          </w:tcPr>
          <w:p w14:paraId="1459F2CB">
            <w:pPr>
              <w:jc w:val="center"/>
              <w:rPr>
                <w:rFonts w:hint="eastAsia" w:ascii="宋体" w:hAnsi="宋体" w:eastAsia="宋体"/>
                <w:szCs w:val="21"/>
              </w:rPr>
            </w:pPr>
            <w:r>
              <w:rPr>
                <w:rFonts w:hint="eastAsia" w:ascii="宋体" w:hAnsi="宋体" w:eastAsia="宋体"/>
                <w:b/>
                <w:bCs/>
                <w:szCs w:val="21"/>
              </w:rPr>
              <w:t>item</w:t>
            </w:r>
          </w:p>
        </w:tc>
        <w:tc>
          <w:tcPr>
            <w:tcW w:w="1168" w:type="dxa"/>
            <w:shd w:val="clear" w:color="auto" w:fill="auto"/>
            <w:tcMar>
              <w:top w:w="72" w:type="dxa"/>
              <w:left w:w="144" w:type="dxa"/>
              <w:bottom w:w="72" w:type="dxa"/>
              <w:right w:w="144" w:type="dxa"/>
            </w:tcMar>
          </w:tcPr>
          <w:p w14:paraId="59C40CD1">
            <w:pPr>
              <w:jc w:val="center"/>
              <w:rPr>
                <w:rFonts w:hint="eastAsia" w:ascii="宋体" w:hAnsi="宋体" w:eastAsia="宋体"/>
                <w:szCs w:val="21"/>
              </w:rPr>
            </w:pPr>
            <w:r>
              <w:rPr>
                <w:rFonts w:hint="eastAsia" w:ascii="宋体" w:hAnsi="宋体" w:eastAsia="宋体"/>
                <w:b/>
                <w:bCs/>
                <w:szCs w:val="21"/>
              </w:rPr>
              <w:t>pair</w:t>
            </w:r>
          </w:p>
        </w:tc>
        <w:tc>
          <w:tcPr>
            <w:tcW w:w="1168" w:type="dxa"/>
            <w:shd w:val="clear" w:color="auto" w:fill="auto"/>
            <w:tcMar>
              <w:top w:w="72" w:type="dxa"/>
              <w:left w:w="144" w:type="dxa"/>
              <w:bottom w:w="72" w:type="dxa"/>
              <w:right w:w="144" w:type="dxa"/>
            </w:tcMar>
          </w:tcPr>
          <w:p w14:paraId="512C9B2C">
            <w:pPr>
              <w:jc w:val="center"/>
              <w:rPr>
                <w:rFonts w:hint="eastAsia" w:ascii="宋体" w:hAnsi="宋体" w:eastAsia="宋体"/>
                <w:b/>
                <w:bCs/>
                <w:szCs w:val="21"/>
              </w:rPr>
            </w:pPr>
            <w:r>
              <w:rPr>
                <w:rFonts w:hint="eastAsia" w:ascii="宋体" w:hAnsi="宋体" w:eastAsia="宋体"/>
                <w:b/>
                <w:bCs/>
                <w:szCs w:val="21"/>
              </w:rPr>
              <w:t>Hash</w:t>
            </w:r>
          </w:p>
          <w:p w14:paraId="3749BA61">
            <w:pPr>
              <w:jc w:val="center"/>
              <w:rPr>
                <w:rFonts w:hint="eastAsia" w:ascii="宋体" w:hAnsi="宋体" w:eastAsia="宋体"/>
                <w:szCs w:val="21"/>
              </w:rPr>
            </w:pPr>
            <w:r>
              <w:rPr>
                <w:rFonts w:hint="eastAsia" w:ascii="宋体" w:hAnsi="宋体" w:eastAsia="宋体"/>
                <w:b/>
                <w:bCs/>
                <w:szCs w:val="21"/>
              </w:rPr>
              <w:t>Bucket</w:t>
            </w:r>
          </w:p>
        </w:tc>
        <w:tc>
          <w:tcPr>
            <w:tcW w:w="1169" w:type="dxa"/>
            <w:shd w:val="clear" w:color="auto" w:fill="auto"/>
            <w:tcMar>
              <w:top w:w="72" w:type="dxa"/>
              <w:left w:w="144" w:type="dxa"/>
              <w:bottom w:w="72" w:type="dxa"/>
              <w:right w:w="144" w:type="dxa"/>
            </w:tcMar>
          </w:tcPr>
          <w:p w14:paraId="227FFB73">
            <w:pPr>
              <w:jc w:val="center"/>
              <w:rPr>
                <w:rFonts w:hint="eastAsia" w:ascii="宋体" w:hAnsi="宋体" w:eastAsia="宋体"/>
                <w:szCs w:val="21"/>
              </w:rPr>
            </w:pPr>
            <w:r>
              <w:rPr>
                <w:rFonts w:hint="eastAsia" w:ascii="宋体" w:hAnsi="宋体" w:eastAsia="宋体"/>
                <w:b/>
                <w:bCs/>
                <w:szCs w:val="21"/>
              </w:rPr>
              <w:t>count</w:t>
            </w:r>
          </w:p>
        </w:tc>
      </w:tr>
      <w:tr w14:paraId="22BA1B54">
        <w:trPr>
          <w:trHeight w:val="215" w:hRule="atLeast"/>
          <w:jc w:val="center"/>
        </w:trPr>
        <w:tc>
          <w:tcPr>
            <w:tcW w:w="1168" w:type="dxa"/>
            <w:shd w:val="clear" w:color="auto" w:fill="auto"/>
            <w:tcMar>
              <w:top w:w="72" w:type="dxa"/>
              <w:left w:w="144" w:type="dxa"/>
              <w:bottom w:w="72" w:type="dxa"/>
              <w:right w:w="144" w:type="dxa"/>
            </w:tcMar>
          </w:tcPr>
          <w:p w14:paraId="3F88E649">
            <w:pPr>
              <w:jc w:val="center"/>
              <w:rPr>
                <w:rFonts w:hint="eastAsia" w:ascii="宋体" w:hAnsi="宋体" w:eastAsia="宋体"/>
                <w:szCs w:val="21"/>
              </w:rPr>
            </w:pPr>
            <w:r>
              <w:rPr>
                <w:rFonts w:hint="eastAsia" w:ascii="宋体" w:hAnsi="宋体" w:eastAsia="宋体"/>
                <w:szCs w:val="21"/>
              </w:rPr>
              <w:t>1</w:t>
            </w:r>
          </w:p>
        </w:tc>
        <w:tc>
          <w:tcPr>
            <w:tcW w:w="1168" w:type="dxa"/>
            <w:shd w:val="clear" w:color="auto" w:fill="auto"/>
            <w:tcMar>
              <w:top w:w="72" w:type="dxa"/>
              <w:left w:w="144" w:type="dxa"/>
              <w:bottom w:w="72" w:type="dxa"/>
              <w:right w:w="144" w:type="dxa"/>
            </w:tcMar>
          </w:tcPr>
          <w:p w14:paraId="01F7463B">
            <w:pPr>
              <w:jc w:val="center"/>
              <w:rPr>
                <w:rFonts w:hint="eastAsia" w:ascii="宋体" w:hAnsi="宋体" w:eastAsia="宋体"/>
                <w:szCs w:val="21"/>
              </w:rPr>
            </w:pPr>
            <w:r>
              <w:rPr>
                <w:rFonts w:hint="eastAsia" w:ascii="宋体" w:hAnsi="宋体" w:eastAsia="宋体"/>
                <w:szCs w:val="21"/>
              </w:rPr>
              <w:t>{1,2}</w:t>
            </w:r>
          </w:p>
        </w:tc>
        <w:tc>
          <w:tcPr>
            <w:tcW w:w="1168" w:type="dxa"/>
            <w:shd w:val="clear" w:color="auto" w:fill="auto"/>
            <w:tcMar>
              <w:top w:w="72" w:type="dxa"/>
              <w:left w:w="144" w:type="dxa"/>
              <w:bottom w:w="72" w:type="dxa"/>
              <w:right w:w="144" w:type="dxa"/>
            </w:tcMar>
          </w:tcPr>
          <w:p w14:paraId="064DF265">
            <w:pPr>
              <w:jc w:val="center"/>
              <w:rPr>
                <w:rFonts w:hint="eastAsia" w:ascii="宋体" w:hAnsi="宋体" w:eastAsia="宋体"/>
                <w:szCs w:val="21"/>
              </w:rPr>
            </w:pPr>
            <w:r>
              <w:rPr>
                <w:rFonts w:hint="eastAsia" w:ascii="宋体" w:hAnsi="宋体" w:eastAsia="宋体"/>
                <w:szCs w:val="21"/>
              </w:rPr>
              <w:t>2</w:t>
            </w:r>
          </w:p>
        </w:tc>
        <w:tc>
          <w:tcPr>
            <w:tcW w:w="1169" w:type="dxa"/>
            <w:shd w:val="clear" w:color="auto" w:fill="auto"/>
            <w:tcMar>
              <w:top w:w="72" w:type="dxa"/>
              <w:left w:w="144" w:type="dxa"/>
              <w:bottom w:w="72" w:type="dxa"/>
              <w:right w:w="144" w:type="dxa"/>
            </w:tcMar>
          </w:tcPr>
          <w:p w14:paraId="7758BF91">
            <w:pPr>
              <w:jc w:val="center"/>
              <w:rPr>
                <w:rFonts w:hint="eastAsia" w:ascii="宋体" w:hAnsi="宋体" w:eastAsia="宋体"/>
                <w:szCs w:val="21"/>
              </w:rPr>
            </w:pPr>
            <w:r>
              <w:rPr>
                <w:rFonts w:hint="eastAsia" w:ascii="宋体" w:hAnsi="宋体" w:eastAsia="宋体"/>
                <w:szCs w:val="21"/>
              </w:rPr>
              <w:t>2</w:t>
            </w:r>
          </w:p>
        </w:tc>
      </w:tr>
      <w:tr w14:paraId="24D0424B">
        <w:trPr>
          <w:trHeight w:val="149" w:hRule="atLeast"/>
          <w:jc w:val="center"/>
        </w:trPr>
        <w:tc>
          <w:tcPr>
            <w:tcW w:w="1168" w:type="dxa"/>
            <w:shd w:val="clear" w:color="auto" w:fill="auto"/>
            <w:tcMar>
              <w:top w:w="72" w:type="dxa"/>
              <w:left w:w="144" w:type="dxa"/>
              <w:bottom w:w="72" w:type="dxa"/>
              <w:right w:w="144" w:type="dxa"/>
            </w:tcMar>
          </w:tcPr>
          <w:p w14:paraId="58B728E0">
            <w:pPr>
              <w:jc w:val="center"/>
              <w:rPr>
                <w:rFonts w:hint="eastAsia" w:ascii="宋体" w:hAnsi="宋体" w:eastAsia="宋体"/>
                <w:szCs w:val="21"/>
              </w:rPr>
            </w:pPr>
            <w:r>
              <w:rPr>
                <w:rFonts w:hint="eastAsia" w:ascii="宋体" w:hAnsi="宋体" w:eastAsia="宋体"/>
                <w:szCs w:val="21"/>
              </w:rPr>
              <w:t>2</w:t>
            </w:r>
          </w:p>
        </w:tc>
        <w:tc>
          <w:tcPr>
            <w:tcW w:w="1168" w:type="dxa"/>
            <w:shd w:val="clear" w:color="auto" w:fill="auto"/>
            <w:tcMar>
              <w:top w:w="72" w:type="dxa"/>
              <w:left w:w="144" w:type="dxa"/>
              <w:bottom w:w="72" w:type="dxa"/>
              <w:right w:w="144" w:type="dxa"/>
            </w:tcMar>
          </w:tcPr>
          <w:p w14:paraId="05A7FE88">
            <w:pPr>
              <w:jc w:val="center"/>
              <w:rPr>
                <w:rFonts w:hint="eastAsia" w:ascii="宋体" w:hAnsi="宋体" w:eastAsia="宋体"/>
                <w:szCs w:val="21"/>
              </w:rPr>
            </w:pPr>
            <w:r>
              <w:rPr>
                <w:rFonts w:hint="eastAsia" w:ascii="宋体" w:hAnsi="宋体" w:eastAsia="宋体"/>
                <w:szCs w:val="21"/>
              </w:rPr>
              <w:t>{1,3}</w:t>
            </w:r>
          </w:p>
        </w:tc>
        <w:tc>
          <w:tcPr>
            <w:tcW w:w="1168" w:type="dxa"/>
            <w:shd w:val="clear" w:color="auto" w:fill="auto"/>
            <w:tcMar>
              <w:top w:w="72" w:type="dxa"/>
              <w:left w:w="144" w:type="dxa"/>
              <w:bottom w:w="72" w:type="dxa"/>
              <w:right w:w="144" w:type="dxa"/>
            </w:tcMar>
          </w:tcPr>
          <w:p w14:paraId="18DC6320">
            <w:pPr>
              <w:jc w:val="center"/>
              <w:rPr>
                <w:rFonts w:hint="eastAsia" w:ascii="宋体" w:hAnsi="宋体" w:eastAsia="宋体"/>
                <w:szCs w:val="21"/>
              </w:rPr>
            </w:pPr>
            <w:r>
              <w:rPr>
                <w:rFonts w:hint="eastAsia" w:ascii="宋体" w:hAnsi="宋体" w:eastAsia="宋体"/>
                <w:szCs w:val="21"/>
              </w:rPr>
              <w:t>3</w:t>
            </w:r>
          </w:p>
        </w:tc>
        <w:tc>
          <w:tcPr>
            <w:tcW w:w="1169" w:type="dxa"/>
            <w:shd w:val="clear" w:color="auto" w:fill="auto"/>
            <w:tcMar>
              <w:top w:w="72" w:type="dxa"/>
              <w:left w:w="144" w:type="dxa"/>
              <w:bottom w:w="72" w:type="dxa"/>
              <w:right w:w="144" w:type="dxa"/>
            </w:tcMar>
          </w:tcPr>
          <w:p w14:paraId="59D3938C">
            <w:pPr>
              <w:jc w:val="center"/>
              <w:rPr>
                <w:rFonts w:hint="eastAsia" w:ascii="宋体" w:hAnsi="宋体" w:eastAsia="宋体"/>
                <w:szCs w:val="21"/>
              </w:rPr>
            </w:pPr>
            <w:r>
              <w:rPr>
                <w:rFonts w:hint="eastAsia" w:ascii="宋体" w:hAnsi="宋体" w:eastAsia="宋体"/>
                <w:szCs w:val="21"/>
              </w:rPr>
              <w:t>3</w:t>
            </w:r>
          </w:p>
        </w:tc>
      </w:tr>
      <w:tr w14:paraId="47CBAD90">
        <w:trPr>
          <w:trHeight w:val="241" w:hRule="atLeast"/>
          <w:jc w:val="center"/>
        </w:trPr>
        <w:tc>
          <w:tcPr>
            <w:tcW w:w="1168" w:type="dxa"/>
            <w:shd w:val="clear" w:color="auto" w:fill="auto"/>
            <w:tcMar>
              <w:top w:w="72" w:type="dxa"/>
              <w:left w:w="144" w:type="dxa"/>
              <w:bottom w:w="72" w:type="dxa"/>
              <w:right w:w="144" w:type="dxa"/>
            </w:tcMar>
          </w:tcPr>
          <w:p w14:paraId="648C0851">
            <w:pPr>
              <w:jc w:val="center"/>
              <w:rPr>
                <w:rFonts w:hint="eastAsia" w:ascii="宋体" w:hAnsi="宋体" w:eastAsia="宋体"/>
                <w:szCs w:val="21"/>
              </w:rPr>
            </w:pPr>
            <w:r>
              <w:rPr>
                <w:rFonts w:hint="eastAsia" w:ascii="宋体" w:hAnsi="宋体" w:eastAsia="宋体"/>
                <w:szCs w:val="21"/>
              </w:rPr>
              <w:t>3</w:t>
            </w:r>
          </w:p>
        </w:tc>
        <w:tc>
          <w:tcPr>
            <w:tcW w:w="1168" w:type="dxa"/>
            <w:shd w:val="clear" w:color="auto" w:fill="auto"/>
            <w:tcMar>
              <w:top w:w="72" w:type="dxa"/>
              <w:left w:w="144" w:type="dxa"/>
              <w:bottom w:w="72" w:type="dxa"/>
              <w:right w:w="144" w:type="dxa"/>
            </w:tcMar>
          </w:tcPr>
          <w:p w14:paraId="6B27F9CB">
            <w:pPr>
              <w:jc w:val="center"/>
              <w:rPr>
                <w:rFonts w:hint="eastAsia" w:ascii="宋体" w:hAnsi="宋体" w:eastAsia="宋体"/>
                <w:szCs w:val="21"/>
              </w:rPr>
            </w:pPr>
            <w:r>
              <w:rPr>
                <w:rFonts w:hint="eastAsia" w:ascii="宋体" w:hAnsi="宋体" w:eastAsia="宋体"/>
                <w:szCs w:val="21"/>
              </w:rPr>
              <w:t>{1,4}</w:t>
            </w:r>
          </w:p>
        </w:tc>
        <w:tc>
          <w:tcPr>
            <w:tcW w:w="1168" w:type="dxa"/>
            <w:shd w:val="clear" w:color="auto" w:fill="auto"/>
            <w:tcMar>
              <w:top w:w="72" w:type="dxa"/>
              <w:left w:w="144" w:type="dxa"/>
              <w:bottom w:w="72" w:type="dxa"/>
              <w:right w:w="144" w:type="dxa"/>
            </w:tcMar>
          </w:tcPr>
          <w:p w14:paraId="77A6CFF0">
            <w:pPr>
              <w:jc w:val="center"/>
              <w:rPr>
                <w:rFonts w:hint="eastAsia" w:ascii="宋体" w:hAnsi="宋体" w:eastAsia="宋体"/>
                <w:szCs w:val="21"/>
              </w:rPr>
            </w:pPr>
            <w:r>
              <w:rPr>
                <w:rFonts w:hint="eastAsia" w:ascii="宋体" w:hAnsi="宋体" w:eastAsia="宋体"/>
                <w:szCs w:val="21"/>
              </w:rPr>
              <w:t>4</w:t>
            </w:r>
          </w:p>
        </w:tc>
        <w:tc>
          <w:tcPr>
            <w:tcW w:w="1169" w:type="dxa"/>
            <w:shd w:val="clear" w:color="auto" w:fill="auto"/>
            <w:tcMar>
              <w:top w:w="72" w:type="dxa"/>
              <w:left w:w="144" w:type="dxa"/>
              <w:bottom w:w="72" w:type="dxa"/>
              <w:right w:w="144" w:type="dxa"/>
            </w:tcMar>
          </w:tcPr>
          <w:p w14:paraId="5584194E">
            <w:pPr>
              <w:jc w:val="center"/>
              <w:rPr>
                <w:rFonts w:hint="eastAsia" w:ascii="宋体" w:hAnsi="宋体" w:eastAsia="宋体"/>
                <w:szCs w:val="21"/>
              </w:rPr>
            </w:pPr>
            <w:r>
              <w:rPr>
                <w:rFonts w:hint="eastAsia" w:ascii="宋体" w:hAnsi="宋体" w:eastAsia="宋体"/>
                <w:szCs w:val="21"/>
              </w:rPr>
              <w:t>2</w:t>
            </w:r>
          </w:p>
        </w:tc>
      </w:tr>
      <w:tr w14:paraId="3651F598">
        <w:trPr>
          <w:trHeight w:val="191" w:hRule="atLeast"/>
          <w:jc w:val="center"/>
        </w:trPr>
        <w:tc>
          <w:tcPr>
            <w:tcW w:w="1168" w:type="dxa"/>
            <w:shd w:val="clear" w:color="auto" w:fill="auto"/>
            <w:tcMar>
              <w:top w:w="72" w:type="dxa"/>
              <w:left w:w="144" w:type="dxa"/>
              <w:bottom w:w="72" w:type="dxa"/>
              <w:right w:w="144" w:type="dxa"/>
            </w:tcMar>
          </w:tcPr>
          <w:p w14:paraId="6BCE3A30">
            <w:pPr>
              <w:jc w:val="center"/>
              <w:rPr>
                <w:rFonts w:hint="eastAsia" w:ascii="宋体" w:hAnsi="宋体" w:eastAsia="宋体"/>
                <w:szCs w:val="21"/>
              </w:rPr>
            </w:pPr>
            <w:r>
              <w:rPr>
                <w:rFonts w:hint="eastAsia" w:ascii="宋体" w:hAnsi="宋体" w:eastAsia="宋体"/>
                <w:szCs w:val="21"/>
              </w:rPr>
              <w:t>4</w:t>
            </w:r>
          </w:p>
        </w:tc>
        <w:tc>
          <w:tcPr>
            <w:tcW w:w="1168" w:type="dxa"/>
            <w:shd w:val="clear" w:color="auto" w:fill="auto"/>
            <w:tcMar>
              <w:top w:w="72" w:type="dxa"/>
              <w:left w:w="144" w:type="dxa"/>
              <w:bottom w:w="72" w:type="dxa"/>
              <w:right w:w="144" w:type="dxa"/>
            </w:tcMar>
          </w:tcPr>
          <w:p w14:paraId="619B2B36">
            <w:pPr>
              <w:jc w:val="center"/>
              <w:rPr>
                <w:rFonts w:hint="eastAsia" w:ascii="宋体" w:hAnsi="宋体" w:eastAsia="宋体"/>
                <w:szCs w:val="21"/>
              </w:rPr>
            </w:pPr>
            <w:r>
              <w:rPr>
                <w:rFonts w:hint="eastAsia" w:ascii="宋体" w:hAnsi="宋体" w:eastAsia="宋体"/>
                <w:szCs w:val="21"/>
              </w:rPr>
              <w:t>{1,5}</w:t>
            </w:r>
          </w:p>
        </w:tc>
        <w:tc>
          <w:tcPr>
            <w:tcW w:w="1168" w:type="dxa"/>
            <w:shd w:val="clear" w:color="auto" w:fill="auto"/>
            <w:tcMar>
              <w:top w:w="72" w:type="dxa"/>
              <w:left w:w="144" w:type="dxa"/>
              <w:bottom w:w="72" w:type="dxa"/>
              <w:right w:w="144" w:type="dxa"/>
            </w:tcMar>
          </w:tcPr>
          <w:p w14:paraId="18D5A67D">
            <w:pPr>
              <w:jc w:val="center"/>
              <w:rPr>
                <w:rFonts w:hint="eastAsia" w:ascii="宋体" w:hAnsi="宋体" w:eastAsia="宋体"/>
                <w:szCs w:val="21"/>
              </w:rPr>
            </w:pPr>
            <w:r>
              <w:rPr>
                <w:rFonts w:hint="eastAsia" w:ascii="宋体" w:hAnsi="宋体" w:eastAsia="宋体"/>
                <w:szCs w:val="21"/>
              </w:rPr>
              <w:t>5</w:t>
            </w:r>
          </w:p>
        </w:tc>
        <w:tc>
          <w:tcPr>
            <w:tcW w:w="1169" w:type="dxa"/>
            <w:shd w:val="clear" w:color="auto" w:fill="auto"/>
            <w:tcMar>
              <w:top w:w="72" w:type="dxa"/>
              <w:left w:w="144" w:type="dxa"/>
              <w:bottom w:w="72" w:type="dxa"/>
              <w:right w:w="144" w:type="dxa"/>
            </w:tcMar>
          </w:tcPr>
          <w:p w14:paraId="5760C427">
            <w:pPr>
              <w:jc w:val="center"/>
              <w:rPr>
                <w:rFonts w:hint="eastAsia" w:ascii="宋体" w:hAnsi="宋体" w:eastAsia="宋体"/>
                <w:szCs w:val="21"/>
              </w:rPr>
            </w:pPr>
            <w:r>
              <w:rPr>
                <w:rFonts w:hint="eastAsia" w:ascii="宋体" w:hAnsi="宋体" w:eastAsia="宋体"/>
                <w:szCs w:val="21"/>
              </w:rPr>
              <w:t>1</w:t>
            </w:r>
          </w:p>
        </w:tc>
      </w:tr>
      <w:tr w14:paraId="7842F594">
        <w:trPr>
          <w:trHeight w:val="283" w:hRule="atLeast"/>
          <w:jc w:val="center"/>
        </w:trPr>
        <w:tc>
          <w:tcPr>
            <w:tcW w:w="1168" w:type="dxa"/>
            <w:shd w:val="clear" w:color="auto" w:fill="auto"/>
            <w:tcMar>
              <w:top w:w="72" w:type="dxa"/>
              <w:left w:w="144" w:type="dxa"/>
              <w:bottom w:w="72" w:type="dxa"/>
              <w:right w:w="144" w:type="dxa"/>
            </w:tcMar>
          </w:tcPr>
          <w:p w14:paraId="01479181">
            <w:pPr>
              <w:jc w:val="center"/>
              <w:rPr>
                <w:rFonts w:hint="eastAsia" w:ascii="宋体" w:hAnsi="宋体" w:eastAsia="宋体"/>
                <w:szCs w:val="21"/>
              </w:rPr>
            </w:pPr>
            <w:r>
              <w:rPr>
                <w:rFonts w:hint="eastAsia" w:ascii="宋体" w:hAnsi="宋体" w:eastAsia="宋体"/>
                <w:szCs w:val="21"/>
              </w:rPr>
              <w:t>5</w:t>
            </w:r>
          </w:p>
        </w:tc>
        <w:tc>
          <w:tcPr>
            <w:tcW w:w="1168" w:type="dxa"/>
            <w:shd w:val="clear" w:color="auto" w:fill="auto"/>
            <w:tcMar>
              <w:top w:w="72" w:type="dxa"/>
              <w:left w:w="144" w:type="dxa"/>
              <w:bottom w:w="72" w:type="dxa"/>
              <w:right w:w="144" w:type="dxa"/>
            </w:tcMar>
          </w:tcPr>
          <w:p w14:paraId="31A5A7B4">
            <w:pPr>
              <w:jc w:val="center"/>
              <w:rPr>
                <w:rFonts w:hint="eastAsia" w:ascii="宋体" w:hAnsi="宋体" w:eastAsia="宋体"/>
                <w:szCs w:val="21"/>
              </w:rPr>
            </w:pPr>
            <w:r>
              <w:rPr>
                <w:rFonts w:hint="eastAsia" w:ascii="宋体" w:hAnsi="宋体" w:eastAsia="宋体"/>
                <w:szCs w:val="21"/>
              </w:rPr>
              <w:t>{1,6}</w:t>
            </w:r>
          </w:p>
        </w:tc>
        <w:tc>
          <w:tcPr>
            <w:tcW w:w="1168" w:type="dxa"/>
            <w:shd w:val="clear" w:color="auto" w:fill="auto"/>
            <w:tcMar>
              <w:top w:w="72" w:type="dxa"/>
              <w:left w:w="144" w:type="dxa"/>
              <w:bottom w:w="72" w:type="dxa"/>
              <w:right w:w="144" w:type="dxa"/>
            </w:tcMar>
          </w:tcPr>
          <w:p w14:paraId="3B1F73D1">
            <w:pPr>
              <w:jc w:val="center"/>
              <w:rPr>
                <w:rFonts w:hint="eastAsia" w:ascii="宋体" w:hAnsi="宋体" w:eastAsia="宋体"/>
                <w:szCs w:val="21"/>
              </w:rPr>
            </w:pPr>
            <w:r>
              <w:rPr>
                <w:rFonts w:hint="eastAsia" w:ascii="宋体" w:hAnsi="宋体" w:eastAsia="宋体"/>
                <w:szCs w:val="21"/>
              </w:rPr>
              <w:t>6</w:t>
            </w:r>
          </w:p>
        </w:tc>
        <w:tc>
          <w:tcPr>
            <w:tcW w:w="1169" w:type="dxa"/>
            <w:shd w:val="clear" w:color="auto" w:fill="auto"/>
            <w:tcMar>
              <w:top w:w="72" w:type="dxa"/>
              <w:left w:w="144" w:type="dxa"/>
              <w:bottom w:w="72" w:type="dxa"/>
              <w:right w:w="144" w:type="dxa"/>
            </w:tcMar>
          </w:tcPr>
          <w:p w14:paraId="40AAEC95">
            <w:pPr>
              <w:jc w:val="center"/>
              <w:rPr>
                <w:rFonts w:hint="eastAsia" w:ascii="宋体" w:hAnsi="宋体" w:eastAsia="宋体"/>
                <w:szCs w:val="21"/>
              </w:rPr>
            </w:pPr>
            <w:r>
              <w:rPr>
                <w:rFonts w:hint="eastAsia" w:ascii="宋体" w:hAnsi="宋体" w:eastAsia="宋体"/>
                <w:szCs w:val="21"/>
              </w:rPr>
              <w:t>3</w:t>
            </w:r>
          </w:p>
        </w:tc>
      </w:tr>
      <w:tr w14:paraId="2EE78260">
        <w:trPr>
          <w:trHeight w:val="91" w:hRule="atLeast"/>
          <w:jc w:val="center"/>
        </w:trPr>
        <w:tc>
          <w:tcPr>
            <w:tcW w:w="1168" w:type="dxa"/>
            <w:shd w:val="clear" w:color="auto" w:fill="auto"/>
            <w:tcMar>
              <w:top w:w="72" w:type="dxa"/>
              <w:left w:w="144" w:type="dxa"/>
              <w:bottom w:w="72" w:type="dxa"/>
              <w:right w:w="144" w:type="dxa"/>
            </w:tcMar>
          </w:tcPr>
          <w:p w14:paraId="3BD42CB8">
            <w:pPr>
              <w:jc w:val="center"/>
              <w:rPr>
                <w:rFonts w:hint="eastAsia" w:ascii="宋体" w:hAnsi="宋体" w:eastAsia="宋体"/>
                <w:szCs w:val="21"/>
              </w:rPr>
            </w:pPr>
            <w:r>
              <w:rPr>
                <w:rFonts w:hint="eastAsia" w:ascii="宋体" w:hAnsi="宋体" w:eastAsia="宋体"/>
                <w:szCs w:val="21"/>
              </w:rPr>
              <w:t>6</w:t>
            </w:r>
          </w:p>
        </w:tc>
        <w:tc>
          <w:tcPr>
            <w:tcW w:w="1168" w:type="dxa"/>
            <w:shd w:val="clear" w:color="auto" w:fill="auto"/>
            <w:tcMar>
              <w:top w:w="72" w:type="dxa"/>
              <w:left w:w="144" w:type="dxa"/>
              <w:bottom w:w="72" w:type="dxa"/>
              <w:right w:w="144" w:type="dxa"/>
            </w:tcMar>
          </w:tcPr>
          <w:p w14:paraId="55C475B8">
            <w:pPr>
              <w:jc w:val="center"/>
              <w:rPr>
                <w:rFonts w:hint="eastAsia" w:ascii="宋体" w:hAnsi="宋体" w:eastAsia="宋体"/>
                <w:szCs w:val="21"/>
              </w:rPr>
            </w:pPr>
            <w:r>
              <w:rPr>
                <w:rFonts w:hint="eastAsia" w:ascii="宋体" w:hAnsi="宋体" w:eastAsia="宋体"/>
                <w:szCs w:val="21"/>
              </w:rPr>
              <w:t>{2,3}</w:t>
            </w:r>
          </w:p>
        </w:tc>
        <w:tc>
          <w:tcPr>
            <w:tcW w:w="1168" w:type="dxa"/>
            <w:shd w:val="clear" w:color="auto" w:fill="auto"/>
            <w:tcMar>
              <w:top w:w="72" w:type="dxa"/>
              <w:left w:w="144" w:type="dxa"/>
              <w:bottom w:w="72" w:type="dxa"/>
              <w:right w:w="144" w:type="dxa"/>
            </w:tcMar>
          </w:tcPr>
          <w:p w14:paraId="6CE4FCBE">
            <w:pPr>
              <w:jc w:val="center"/>
              <w:rPr>
                <w:rFonts w:hint="eastAsia" w:ascii="宋体" w:hAnsi="宋体" w:eastAsia="宋体"/>
                <w:szCs w:val="21"/>
              </w:rPr>
            </w:pPr>
            <w:r>
              <w:rPr>
                <w:rFonts w:hint="eastAsia" w:ascii="宋体" w:hAnsi="宋体" w:eastAsia="宋体"/>
                <w:szCs w:val="21"/>
              </w:rPr>
              <w:t>6</w:t>
            </w:r>
          </w:p>
        </w:tc>
        <w:tc>
          <w:tcPr>
            <w:tcW w:w="1169" w:type="dxa"/>
            <w:shd w:val="clear" w:color="auto" w:fill="auto"/>
            <w:tcMar>
              <w:top w:w="72" w:type="dxa"/>
              <w:left w:w="144" w:type="dxa"/>
              <w:bottom w:w="72" w:type="dxa"/>
              <w:right w:w="144" w:type="dxa"/>
            </w:tcMar>
          </w:tcPr>
          <w:p w14:paraId="27C0EA41">
            <w:pPr>
              <w:jc w:val="center"/>
              <w:rPr>
                <w:rFonts w:hint="eastAsia" w:ascii="宋体" w:hAnsi="宋体" w:eastAsia="宋体"/>
                <w:szCs w:val="21"/>
              </w:rPr>
            </w:pPr>
            <w:r>
              <w:rPr>
                <w:rFonts w:hint="eastAsia" w:ascii="宋体" w:hAnsi="宋体" w:eastAsia="宋体"/>
                <w:szCs w:val="21"/>
              </w:rPr>
              <w:t>3</w:t>
            </w:r>
          </w:p>
        </w:tc>
      </w:tr>
      <w:tr w14:paraId="07B82E83">
        <w:trPr>
          <w:trHeight w:val="41" w:hRule="atLeast"/>
          <w:jc w:val="center"/>
        </w:trPr>
        <w:tc>
          <w:tcPr>
            <w:tcW w:w="1168" w:type="dxa"/>
            <w:shd w:val="clear" w:color="auto" w:fill="auto"/>
            <w:tcMar>
              <w:top w:w="72" w:type="dxa"/>
              <w:left w:w="144" w:type="dxa"/>
              <w:bottom w:w="72" w:type="dxa"/>
              <w:right w:w="144" w:type="dxa"/>
            </w:tcMar>
          </w:tcPr>
          <w:p w14:paraId="028170A6">
            <w:pPr>
              <w:jc w:val="center"/>
              <w:rPr>
                <w:rFonts w:hint="eastAsia" w:ascii="宋体" w:hAnsi="宋体" w:eastAsia="宋体"/>
                <w:szCs w:val="21"/>
              </w:rPr>
            </w:pPr>
            <w:r>
              <w:rPr>
                <w:rFonts w:hint="eastAsia" w:ascii="宋体" w:hAnsi="宋体" w:eastAsia="宋体"/>
                <w:szCs w:val="21"/>
              </w:rPr>
              <w:t>7</w:t>
            </w:r>
          </w:p>
        </w:tc>
        <w:tc>
          <w:tcPr>
            <w:tcW w:w="1168" w:type="dxa"/>
            <w:shd w:val="clear" w:color="auto" w:fill="auto"/>
            <w:tcMar>
              <w:top w:w="72" w:type="dxa"/>
              <w:left w:w="144" w:type="dxa"/>
              <w:bottom w:w="72" w:type="dxa"/>
              <w:right w:w="144" w:type="dxa"/>
            </w:tcMar>
          </w:tcPr>
          <w:p w14:paraId="3ACB46A1">
            <w:pPr>
              <w:jc w:val="center"/>
              <w:rPr>
                <w:rFonts w:hint="eastAsia" w:ascii="宋体" w:hAnsi="宋体" w:eastAsia="宋体"/>
                <w:szCs w:val="21"/>
              </w:rPr>
            </w:pPr>
            <w:r>
              <w:rPr>
                <w:rFonts w:hint="eastAsia" w:ascii="宋体" w:hAnsi="宋体" w:eastAsia="宋体"/>
                <w:szCs w:val="21"/>
              </w:rPr>
              <w:t>{2,4}</w:t>
            </w:r>
          </w:p>
        </w:tc>
        <w:tc>
          <w:tcPr>
            <w:tcW w:w="1168" w:type="dxa"/>
            <w:shd w:val="clear" w:color="auto" w:fill="auto"/>
            <w:tcMar>
              <w:top w:w="72" w:type="dxa"/>
              <w:left w:w="144" w:type="dxa"/>
              <w:bottom w:w="72" w:type="dxa"/>
              <w:right w:w="144" w:type="dxa"/>
            </w:tcMar>
          </w:tcPr>
          <w:p w14:paraId="23615C6B">
            <w:pPr>
              <w:jc w:val="center"/>
              <w:rPr>
                <w:rFonts w:hint="eastAsia" w:ascii="宋体" w:hAnsi="宋体" w:eastAsia="宋体"/>
                <w:szCs w:val="21"/>
              </w:rPr>
            </w:pPr>
            <w:r>
              <w:rPr>
                <w:rFonts w:hint="eastAsia" w:ascii="宋体" w:hAnsi="宋体" w:eastAsia="宋体"/>
                <w:szCs w:val="21"/>
              </w:rPr>
              <w:t>8</w:t>
            </w:r>
          </w:p>
        </w:tc>
        <w:tc>
          <w:tcPr>
            <w:tcW w:w="1169" w:type="dxa"/>
            <w:shd w:val="clear" w:color="auto" w:fill="auto"/>
            <w:tcMar>
              <w:top w:w="72" w:type="dxa"/>
              <w:left w:w="144" w:type="dxa"/>
              <w:bottom w:w="72" w:type="dxa"/>
              <w:right w:w="144" w:type="dxa"/>
            </w:tcMar>
          </w:tcPr>
          <w:p w14:paraId="69233BC0">
            <w:pPr>
              <w:jc w:val="center"/>
              <w:rPr>
                <w:rFonts w:hint="eastAsia" w:ascii="宋体" w:hAnsi="宋体" w:eastAsia="宋体"/>
                <w:szCs w:val="21"/>
              </w:rPr>
            </w:pPr>
            <w:r>
              <w:rPr>
                <w:rFonts w:hint="eastAsia" w:ascii="宋体" w:hAnsi="宋体" w:eastAsia="宋体"/>
                <w:szCs w:val="21"/>
              </w:rPr>
              <w:t>4</w:t>
            </w:r>
          </w:p>
        </w:tc>
      </w:tr>
      <w:tr w14:paraId="6945B0F0">
        <w:trPr>
          <w:trHeight w:val="584" w:hRule="atLeast"/>
          <w:jc w:val="center"/>
        </w:trPr>
        <w:tc>
          <w:tcPr>
            <w:tcW w:w="1168" w:type="dxa"/>
            <w:shd w:val="clear" w:color="auto" w:fill="auto"/>
            <w:tcMar>
              <w:top w:w="72" w:type="dxa"/>
              <w:left w:w="144" w:type="dxa"/>
              <w:bottom w:w="72" w:type="dxa"/>
              <w:right w:w="144" w:type="dxa"/>
            </w:tcMar>
          </w:tcPr>
          <w:p w14:paraId="3FDD116F">
            <w:pPr>
              <w:jc w:val="center"/>
              <w:rPr>
                <w:rFonts w:hint="eastAsia" w:ascii="宋体" w:hAnsi="宋体" w:eastAsia="宋体"/>
                <w:szCs w:val="21"/>
              </w:rPr>
            </w:pPr>
            <w:r>
              <w:rPr>
                <w:rFonts w:hint="eastAsia" w:ascii="宋体" w:hAnsi="宋体" w:eastAsia="宋体"/>
                <w:szCs w:val="21"/>
              </w:rPr>
              <w:t>8</w:t>
            </w:r>
          </w:p>
        </w:tc>
        <w:tc>
          <w:tcPr>
            <w:tcW w:w="1168" w:type="dxa"/>
            <w:shd w:val="clear" w:color="auto" w:fill="auto"/>
            <w:tcMar>
              <w:top w:w="72" w:type="dxa"/>
              <w:left w:w="144" w:type="dxa"/>
              <w:bottom w:w="72" w:type="dxa"/>
              <w:right w:w="144" w:type="dxa"/>
            </w:tcMar>
          </w:tcPr>
          <w:p w14:paraId="1EF2B1DB">
            <w:pPr>
              <w:jc w:val="center"/>
              <w:rPr>
                <w:rFonts w:hint="eastAsia" w:ascii="宋体" w:hAnsi="宋体" w:eastAsia="宋体"/>
                <w:szCs w:val="21"/>
              </w:rPr>
            </w:pPr>
            <w:r>
              <w:rPr>
                <w:rFonts w:hint="eastAsia" w:ascii="宋体" w:hAnsi="宋体" w:eastAsia="宋体"/>
                <w:szCs w:val="21"/>
              </w:rPr>
              <w:t>{2,5}</w:t>
            </w:r>
          </w:p>
        </w:tc>
        <w:tc>
          <w:tcPr>
            <w:tcW w:w="1168" w:type="dxa"/>
            <w:shd w:val="clear" w:color="auto" w:fill="auto"/>
            <w:tcMar>
              <w:top w:w="72" w:type="dxa"/>
              <w:left w:w="144" w:type="dxa"/>
              <w:bottom w:w="72" w:type="dxa"/>
              <w:right w:w="144" w:type="dxa"/>
            </w:tcMar>
          </w:tcPr>
          <w:p w14:paraId="5F9DF2ED">
            <w:pPr>
              <w:jc w:val="center"/>
              <w:rPr>
                <w:rFonts w:hint="eastAsia" w:ascii="宋体" w:hAnsi="宋体" w:eastAsia="宋体"/>
                <w:szCs w:val="21"/>
              </w:rPr>
            </w:pPr>
            <w:r>
              <w:rPr>
                <w:rFonts w:hint="eastAsia" w:ascii="宋体" w:hAnsi="宋体" w:eastAsia="宋体"/>
                <w:szCs w:val="21"/>
              </w:rPr>
              <w:t>10</w:t>
            </w:r>
          </w:p>
        </w:tc>
        <w:tc>
          <w:tcPr>
            <w:tcW w:w="1169" w:type="dxa"/>
            <w:shd w:val="clear" w:color="auto" w:fill="auto"/>
            <w:tcMar>
              <w:top w:w="72" w:type="dxa"/>
              <w:left w:w="144" w:type="dxa"/>
              <w:bottom w:w="72" w:type="dxa"/>
              <w:right w:w="144" w:type="dxa"/>
            </w:tcMar>
          </w:tcPr>
          <w:p w14:paraId="497D5C2B">
            <w:pPr>
              <w:jc w:val="center"/>
              <w:rPr>
                <w:rFonts w:hint="eastAsia" w:ascii="宋体" w:hAnsi="宋体" w:eastAsia="宋体"/>
                <w:szCs w:val="21"/>
              </w:rPr>
            </w:pPr>
            <w:r>
              <w:rPr>
                <w:rFonts w:hint="eastAsia" w:ascii="宋体" w:hAnsi="宋体" w:eastAsia="宋体"/>
                <w:szCs w:val="21"/>
              </w:rPr>
              <w:t>2</w:t>
            </w:r>
          </w:p>
        </w:tc>
      </w:tr>
      <w:tr w14:paraId="1314B864">
        <w:trPr>
          <w:trHeight w:val="192" w:hRule="atLeast"/>
          <w:jc w:val="center"/>
        </w:trPr>
        <w:tc>
          <w:tcPr>
            <w:tcW w:w="1168" w:type="dxa"/>
            <w:shd w:val="clear" w:color="auto" w:fill="auto"/>
            <w:tcMar>
              <w:top w:w="72" w:type="dxa"/>
              <w:left w:w="144" w:type="dxa"/>
              <w:bottom w:w="72" w:type="dxa"/>
              <w:right w:w="144" w:type="dxa"/>
            </w:tcMar>
          </w:tcPr>
          <w:p w14:paraId="31A1E6CB">
            <w:pPr>
              <w:jc w:val="center"/>
              <w:rPr>
                <w:rFonts w:hint="eastAsia" w:ascii="宋体" w:hAnsi="宋体" w:eastAsia="宋体"/>
                <w:szCs w:val="21"/>
              </w:rPr>
            </w:pPr>
            <w:r>
              <w:rPr>
                <w:rFonts w:hint="eastAsia" w:ascii="宋体" w:hAnsi="宋体" w:eastAsia="宋体"/>
                <w:szCs w:val="21"/>
              </w:rPr>
              <w:t>9</w:t>
            </w:r>
          </w:p>
        </w:tc>
        <w:tc>
          <w:tcPr>
            <w:tcW w:w="1168" w:type="dxa"/>
            <w:shd w:val="clear" w:color="auto" w:fill="auto"/>
            <w:tcMar>
              <w:top w:w="72" w:type="dxa"/>
              <w:left w:w="144" w:type="dxa"/>
              <w:bottom w:w="72" w:type="dxa"/>
              <w:right w:w="144" w:type="dxa"/>
            </w:tcMar>
          </w:tcPr>
          <w:p w14:paraId="2B1FBA09">
            <w:pPr>
              <w:jc w:val="center"/>
              <w:rPr>
                <w:rFonts w:hint="eastAsia" w:ascii="宋体" w:hAnsi="宋体" w:eastAsia="宋体"/>
                <w:szCs w:val="21"/>
              </w:rPr>
            </w:pPr>
            <w:r>
              <w:rPr>
                <w:rFonts w:hint="eastAsia" w:ascii="宋体" w:hAnsi="宋体" w:eastAsia="宋体"/>
                <w:szCs w:val="21"/>
              </w:rPr>
              <w:t>{2,6}</w:t>
            </w:r>
          </w:p>
        </w:tc>
        <w:tc>
          <w:tcPr>
            <w:tcW w:w="1168" w:type="dxa"/>
            <w:shd w:val="clear" w:color="auto" w:fill="auto"/>
            <w:tcMar>
              <w:top w:w="72" w:type="dxa"/>
              <w:left w:w="144" w:type="dxa"/>
              <w:bottom w:w="72" w:type="dxa"/>
              <w:right w:w="144" w:type="dxa"/>
            </w:tcMar>
          </w:tcPr>
          <w:p w14:paraId="7B30BF43">
            <w:pPr>
              <w:jc w:val="center"/>
              <w:rPr>
                <w:rFonts w:hint="eastAsia" w:ascii="宋体" w:hAnsi="宋体" w:eastAsia="宋体"/>
                <w:szCs w:val="21"/>
              </w:rPr>
            </w:pPr>
            <w:r>
              <w:rPr>
                <w:rFonts w:hint="eastAsia" w:ascii="宋体" w:hAnsi="宋体" w:eastAsia="宋体"/>
                <w:szCs w:val="21"/>
              </w:rPr>
              <w:t>1</w:t>
            </w:r>
          </w:p>
        </w:tc>
        <w:tc>
          <w:tcPr>
            <w:tcW w:w="1169" w:type="dxa"/>
            <w:shd w:val="clear" w:color="auto" w:fill="auto"/>
            <w:tcMar>
              <w:top w:w="72" w:type="dxa"/>
              <w:left w:w="144" w:type="dxa"/>
              <w:bottom w:w="72" w:type="dxa"/>
              <w:right w:w="144" w:type="dxa"/>
            </w:tcMar>
          </w:tcPr>
          <w:p w14:paraId="18265EEF">
            <w:pPr>
              <w:jc w:val="center"/>
              <w:rPr>
                <w:rFonts w:hint="eastAsia" w:ascii="宋体" w:hAnsi="宋体" w:eastAsia="宋体"/>
                <w:szCs w:val="21"/>
              </w:rPr>
            </w:pPr>
            <w:r>
              <w:rPr>
                <w:rFonts w:hint="eastAsia" w:ascii="宋体" w:hAnsi="宋体" w:eastAsia="宋体"/>
                <w:szCs w:val="21"/>
              </w:rPr>
              <w:t>1</w:t>
            </w:r>
          </w:p>
        </w:tc>
      </w:tr>
      <w:tr w14:paraId="2CFD4CB4">
        <w:trPr>
          <w:trHeight w:val="146" w:hRule="atLeast"/>
          <w:jc w:val="center"/>
        </w:trPr>
        <w:tc>
          <w:tcPr>
            <w:tcW w:w="1168" w:type="dxa"/>
            <w:shd w:val="clear" w:color="auto" w:fill="auto"/>
            <w:tcMar>
              <w:top w:w="72" w:type="dxa"/>
              <w:left w:w="144" w:type="dxa"/>
              <w:bottom w:w="72" w:type="dxa"/>
              <w:right w:w="144" w:type="dxa"/>
            </w:tcMar>
          </w:tcPr>
          <w:p w14:paraId="1CF28555">
            <w:pPr>
              <w:jc w:val="center"/>
              <w:rPr>
                <w:rFonts w:hint="eastAsia" w:ascii="宋体" w:hAnsi="宋体" w:eastAsia="宋体"/>
                <w:szCs w:val="21"/>
              </w:rPr>
            </w:pPr>
            <w:r>
              <w:rPr>
                <w:rFonts w:hint="eastAsia" w:ascii="宋体" w:hAnsi="宋体" w:eastAsia="宋体"/>
                <w:szCs w:val="21"/>
              </w:rPr>
              <w:t>10</w:t>
            </w:r>
          </w:p>
        </w:tc>
        <w:tc>
          <w:tcPr>
            <w:tcW w:w="1168" w:type="dxa"/>
            <w:shd w:val="clear" w:color="auto" w:fill="auto"/>
            <w:tcMar>
              <w:top w:w="72" w:type="dxa"/>
              <w:left w:w="144" w:type="dxa"/>
              <w:bottom w:w="72" w:type="dxa"/>
              <w:right w:w="144" w:type="dxa"/>
            </w:tcMar>
          </w:tcPr>
          <w:p w14:paraId="1EF1DFC7">
            <w:pPr>
              <w:jc w:val="center"/>
              <w:rPr>
                <w:rFonts w:hint="eastAsia" w:ascii="宋体" w:hAnsi="宋体" w:eastAsia="宋体"/>
                <w:szCs w:val="21"/>
              </w:rPr>
            </w:pPr>
            <w:r>
              <w:rPr>
                <w:rFonts w:hint="eastAsia" w:ascii="宋体" w:hAnsi="宋体" w:eastAsia="宋体"/>
                <w:szCs w:val="21"/>
              </w:rPr>
              <w:t>{3,4}</w:t>
            </w:r>
          </w:p>
        </w:tc>
        <w:tc>
          <w:tcPr>
            <w:tcW w:w="1168" w:type="dxa"/>
            <w:shd w:val="clear" w:color="auto" w:fill="auto"/>
            <w:tcMar>
              <w:top w:w="72" w:type="dxa"/>
              <w:left w:w="144" w:type="dxa"/>
              <w:bottom w:w="72" w:type="dxa"/>
              <w:right w:w="144" w:type="dxa"/>
            </w:tcMar>
          </w:tcPr>
          <w:p w14:paraId="40229D39">
            <w:pPr>
              <w:jc w:val="center"/>
              <w:rPr>
                <w:rFonts w:hint="eastAsia" w:ascii="宋体" w:hAnsi="宋体" w:eastAsia="宋体"/>
                <w:szCs w:val="21"/>
              </w:rPr>
            </w:pPr>
            <w:r>
              <w:rPr>
                <w:rFonts w:hint="eastAsia" w:ascii="宋体" w:hAnsi="宋体" w:eastAsia="宋体"/>
                <w:szCs w:val="21"/>
              </w:rPr>
              <w:t>1</w:t>
            </w:r>
          </w:p>
        </w:tc>
        <w:tc>
          <w:tcPr>
            <w:tcW w:w="1169" w:type="dxa"/>
            <w:shd w:val="clear" w:color="auto" w:fill="auto"/>
            <w:tcMar>
              <w:top w:w="72" w:type="dxa"/>
              <w:left w:w="144" w:type="dxa"/>
              <w:bottom w:w="72" w:type="dxa"/>
              <w:right w:w="144" w:type="dxa"/>
            </w:tcMar>
          </w:tcPr>
          <w:p w14:paraId="0AF67BF0">
            <w:pPr>
              <w:jc w:val="center"/>
              <w:rPr>
                <w:rFonts w:hint="eastAsia" w:ascii="宋体" w:hAnsi="宋体" w:eastAsia="宋体"/>
                <w:szCs w:val="21"/>
              </w:rPr>
            </w:pPr>
            <w:r>
              <w:rPr>
                <w:rFonts w:hint="eastAsia" w:ascii="宋体" w:hAnsi="宋体" w:eastAsia="宋体"/>
                <w:szCs w:val="21"/>
              </w:rPr>
              <w:t>4</w:t>
            </w:r>
          </w:p>
        </w:tc>
      </w:tr>
      <w:tr w14:paraId="40319893">
        <w:trPr>
          <w:trHeight w:val="113" w:hRule="atLeast"/>
          <w:jc w:val="center"/>
        </w:trPr>
        <w:tc>
          <w:tcPr>
            <w:tcW w:w="1168" w:type="dxa"/>
            <w:shd w:val="clear" w:color="auto" w:fill="auto"/>
            <w:tcMar>
              <w:top w:w="72" w:type="dxa"/>
              <w:left w:w="144" w:type="dxa"/>
              <w:bottom w:w="72" w:type="dxa"/>
              <w:right w:w="144" w:type="dxa"/>
            </w:tcMar>
          </w:tcPr>
          <w:p w14:paraId="0C7456CE">
            <w:pPr>
              <w:jc w:val="center"/>
              <w:rPr>
                <w:rFonts w:hint="eastAsia" w:ascii="宋体" w:hAnsi="宋体" w:eastAsia="宋体"/>
                <w:szCs w:val="21"/>
              </w:rPr>
            </w:pPr>
            <w:r>
              <w:rPr>
                <w:rFonts w:hint="eastAsia" w:ascii="宋体" w:hAnsi="宋体" w:eastAsia="宋体"/>
                <w:szCs w:val="21"/>
              </w:rPr>
              <w:t>11</w:t>
            </w:r>
          </w:p>
        </w:tc>
        <w:tc>
          <w:tcPr>
            <w:tcW w:w="1168" w:type="dxa"/>
            <w:shd w:val="clear" w:color="auto" w:fill="auto"/>
            <w:tcMar>
              <w:top w:w="72" w:type="dxa"/>
              <w:left w:w="144" w:type="dxa"/>
              <w:bottom w:w="72" w:type="dxa"/>
              <w:right w:w="144" w:type="dxa"/>
            </w:tcMar>
          </w:tcPr>
          <w:p w14:paraId="6632E643">
            <w:pPr>
              <w:jc w:val="center"/>
              <w:rPr>
                <w:rFonts w:hint="eastAsia" w:ascii="宋体" w:hAnsi="宋体" w:eastAsia="宋体"/>
                <w:szCs w:val="21"/>
              </w:rPr>
            </w:pPr>
            <w:r>
              <w:rPr>
                <w:rFonts w:hint="eastAsia" w:ascii="宋体" w:hAnsi="宋体" w:eastAsia="宋体"/>
                <w:szCs w:val="21"/>
              </w:rPr>
              <w:t>{3,5}</w:t>
            </w:r>
          </w:p>
        </w:tc>
        <w:tc>
          <w:tcPr>
            <w:tcW w:w="1168" w:type="dxa"/>
            <w:shd w:val="clear" w:color="auto" w:fill="auto"/>
            <w:tcMar>
              <w:top w:w="72" w:type="dxa"/>
              <w:left w:w="144" w:type="dxa"/>
              <w:bottom w:w="72" w:type="dxa"/>
              <w:right w:w="144" w:type="dxa"/>
            </w:tcMar>
          </w:tcPr>
          <w:p w14:paraId="49B898D7">
            <w:pPr>
              <w:jc w:val="center"/>
              <w:rPr>
                <w:rFonts w:hint="eastAsia" w:ascii="宋体" w:hAnsi="宋体" w:eastAsia="宋体"/>
                <w:szCs w:val="21"/>
              </w:rPr>
            </w:pPr>
            <w:r>
              <w:rPr>
                <w:rFonts w:hint="eastAsia" w:ascii="宋体" w:hAnsi="宋体" w:eastAsia="宋体"/>
                <w:szCs w:val="21"/>
              </w:rPr>
              <w:t>4</w:t>
            </w:r>
          </w:p>
        </w:tc>
        <w:tc>
          <w:tcPr>
            <w:tcW w:w="1169" w:type="dxa"/>
            <w:shd w:val="clear" w:color="auto" w:fill="auto"/>
            <w:tcMar>
              <w:top w:w="72" w:type="dxa"/>
              <w:left w:w="144" w:type="dxa"/>
              <w:bottom w:w="72" w:type="dxa"/>
              <w:right w:w="144" w:type="dxa"/>
            </w:tcMar>
          </w:tcPr>
          <w:p w14:paraId="49CC5DA6">
            <w:pPr>
              <w:jc w:val="center"/>
              <w:rPr>
                <w:rFonts w:hint="eastAsia" w:ascii="宋体" w:hAnsi="宋体" w:eastAsia="宋体"/>
                <w:szCs w:val="21"/>
              </w:rPr>
            </w:pPr>
            <w:r>
              <w:rPr>
                <w:rFonts w:hint="eastAsia" w:ascii="宋体" w:hAnsi="宋体" w:eastAsia="宋体"/>
                <w:szCs w:val="21"/>
              </w:rPr>
              <w:t>4</w:t>
            </w:r>
          </w:p>
        </w:tc>
      </w:tr>
      <w:tr w14:paraId="11E64981">
        <w:trPr>
          <w:trHeight w:val="67" w:hRule="atLeast"/>
          <w:jc w:val="center"/>
        </w:trPr>
        <w:tc>
          <w:tcPr>
            <w:tcW w:w="1168" w:type="dxa"/>
            <w:shd w:val="clear" w:color="auto" w:fill="auto"/>
            <w:tcMar>
              <w:top w:w="72" w:type="dxa"/>
              <w:left w:w="144" w:type="dxa"/>
              <w:bottom w:w="72" w:type="dxa"/>
              <w:right w:w="144" w:type="dxa"/>
            </w:tcMar>
          </w:tcPr>
          <w:p w14:paraId="49B70F20">
            <w:pPr>
              <w:jc w:val="center"/>
              <w:rPr>
                <w:rFonts w:hint="eastAsia" w:ascii="宋体" w:hAnsi="宋体" w:eastAsia="宋体"/>
                <w:szCs w:val="21"/>
              </w:rPr>
            </w:pPr>
            <w:r>
              <w:rPr>
                <w:rFonts w:hint="eastAsia" w:ascii="宋体" w:hAnsi="宋体" w:eastAsia="宋体"/>
                <w:szCs w:val="21"/>
              </w:rPr>
              <w:t>12</w:t>
            </w:r>
          </w:p>
        </w:tc>
        <w:tc>
          <w:tcPr>
            <w:tcW w:w="1168" w:type="dxa"/>
            <w:shd w:val="clear" w:color="auto" w:fill="auto"/>
            <w:tcMar>
              <w:top w:w="72" w:type="dxa"/>
              <w:left w:w="144" w:type="dxa"/>
              <w:bottom w:w="72" w:type="dxa"/>
              <w:right w:w="144" w:type="dxa"/>
            </w:tcMar>
          </w:tcPr>
          <w:p w14:paraId="0ECC22A8">
            <w:pPr>
              <w:jc w:val="center"/>
              <w:rPr>
                <w:rFonts w:hint="eastAsia" w:ascii="宋体" w:hAnsi="宋体" w:eastAsia="宋体"/>
                <w:szCs w:val="21"/>
              </w:rPr>
            </w:pPr>
            <w:r>
              <w:rPr>
                <w:rFonts w:hint="eastAsia" w:ascii="宋体" w:hAnsi="宋体" w:eastAsia="宋体"/>
                <w:szCs w:val="21"/>
              </w:rPr>
              <w:t>{3,6}</w:t>
            </w:r>
          </w:p>
        </w:tc>
        <w:tc>
          <w:tcPr>
            <w:tcW w:w="1168" w:type="dxa"/>
            <w:shd w:val="clear" w:color="auto" w:fill="auto"/>
            <w:tcMar>
              <w:top w:w="72" w:type="dxa"/>
              <w:left w:w="144" w:type="dxa"/>
              <w:bottom w:w="72" w:type="dxa"/>
              <w:right w:w="144" w:type="dxa"/>
            </w:tcMar>
          </w:tcPr>
          <w:p w14:paraId="485A4D50">
            <w:pPr>
              <w:jc w:val="center"/>
              <w:rPr>
                <w:rFonts w:hint="eastAsia" w:ascii="宋体" w:hAnsi="宋体" w:eastAsia="宋体"/>
                <w:szCs w:val="21"/>
              </w:rPr>
            </w:pPr>
            <w:r>
              <w:rPr>
                <w:rFonts w:hint="eastAsia" w:ascii="宋体" w:hAnsi="宋体" w:eastAsia="宋体"/>
                <w:szCs w:val="21"/>
              </w:rPr>
              <w:t>7</w:t>
            </w:r>
          </w:p>
        </w:tc>
        <w:tc>
          <w:tcPr>
            <w:tcW w:w="1169" w:type="dxa"/>
            <w:shd w:val="clear" w:color="auto" w:fill="auto"/>
            <w:tcMar>
              <w:top w:w="72" w:type="dxa"/>
              <w:left w:w="144" w:type="dxa"/>
              <w:bottom w:w="72" w:type="dxa"/>
              <w:right w:w="144" w:type="dxa"/>
            </w:tcMar>
          </w:tcPr>
          <w:p w14:paraId="4B54DE70">
            <w:pPr>
              <w:jc w:val="center"/>
              <w:rPr>
                <w:rFonts w:hint="eastAsia" w:ascii="宋体" w:hAnsi="宋体" w:eastAsia="宋体"/>
                <w:szCs w:val="21"/>
              </w:rPr>
            </w:pPr>
            <w:r>
              <w:rPr>
                <w:rFonts w:hint="eastAsia" w:ascii="宋体" w:hAnsi="宋体" w:eastAsia="宋体"/>
                <w:szCs w:val="21"/>
              </w:rPr>
              <w:t>2</w:t>
            </w:r>
          </w:p>
        </w:tc>
      </w:tr>
      <w:tr w14:paraId="4CC3A3C5">
        <w:trPr>
          <w:trHeight w:val="35" w:hRule="atLeast"/>
          <w:jc w:val="center"/>
        </w:trPr>
        <w:tc>
          <w:tcPr>
            <w:tcW w:w="1168" w:type="dxa"/>
            <w:shd w:val="clear" w:color="auto" w:fill="auto"/>
            <w:tcMar>
              <w:top w:w="72" w:type="dxa"/>
              <w:left w:w="144" w:type="dxa"/>
              <w:bottom w:w="72" w:type="dxa"/>
              <w:right w:w="144" w:type="dxa"/>
            </w:tcMar>
          </w:tcPr>
          <w:p w14:paraId="4A9E9309">
            <w:pPr>
              <w:jc w:val="center"/>
              <w:rPr>
                <w:rFonts w:hint="eastAsia" w:ascii="宋体" w:hAnsi="宋体" w:eastAsia="宋体"/>
                <w:szCs w:val="21"/>
              </w:rPr>
            </w:pPr>
            <w:r>
              <w:rPr>
                <w:rFonts w:hint="eastAsia" w:ascii="宋体" w:hAnsi="宋体" w:eastAsia="宋体"/>
                <w:szCs w:val="21"/>
              </w:rPr>
              <w:t>13</w:t>
            </w:r>
          </w:p>
        </w:tc>
        <w:tc>
          <w:tcPr>
            <w:tcW w:w="1168" w:type="dxa"/>
            <w:shd w:val="clear" w:color="auto" w:fill="auto"/>
            <w:tcMar>
              <w:top w:w="72" w:type="dxa"/>
              <w:left w:w="144" w:type="dxa"/>
              <w:bottom w:w="72" w:type="dxa"/>
              <w:right w:w="144" w:type="dxa"/>
            </w:tcMar>
          </w:tcPr>
          <w:p w14:paraId="407B8A73">
            <w:pPr>
              <w:jc w:val="center"/>
              <w:rPr>
                <w:rFonts w:hint="eastAsia" w:ascii="宋体" w:hAnsi="宋体" w:eastAsia="宋体"/>
                <w:szCs w:val="21"/>
              </w:rPr>
            </w:pPr>
            <w:r>
              <w:rPr>
                <w:rFonts w:hint="eastAsia" w:ascii="宋体" w:hAnsi="宋体" w:eastAsia="宋体"/>
                <w:szCs w:val="21"/>
              </w:rPr>
              <w:t>{4,5}</w:t>
            </w:r>
          </w:p>
        </w:tc>
        <w:tc>
          <w:tcPr>
            <w:tcW w:w="1168" w:type="dxa"/>
            <w:shd w:val="clear" w:color="auto" w:fill="auto"/>
            <w:tcMar>
              <w:top w:w="72" w:type="dxa"/>
              <w:left w:w="144" w:type="dxa"/>
              <w:bottom w:w="72" w:type="dxa"/>
              <w:right w:w="144" w:type="dxa"/>
            </w:tcMar>
          </w:tcPr>
          <w:p w14:paraId="5E7B30DF">
            <w:pPr>
              <w:jc w:val="center"/>
              <w:rPr>
                <w:rFonts w:hint="eastAsia" w:ascii="宋体" w:hAnsi="宋体" w:eastAsia="宋体"/>
                <w:szCs w:val="21"/>
              </w:rPr>
            </w:pPr>
            <w:r>
              <w:rPr>
                <w:rFonts w:hint="eastAsia" w:ascii="宋体" w:hAnsi="宋体" w:eastAsia="宋体"/>
                <w:szCs w:val="21"/>
              </w:rPr>
              <w:t>9</w:t>
            </w:r>
          </w:p>
        </w:tc>
        <w:tc>
          <w:tcPr>
            <w:tcW w:w="1169" w:type="dxa"/>
            <w:shd w:val="clear" w:color="auto" w:fill="auto"/>
            <w:tcMar>
              <w:top w:w="72" w:type="dxa"/>
              <w:left w:w="144" w:type="dxa"/>
              <w:bottom w:w="72" w:type="dxa"/>
              <w:right w:w="144" w:type="dxa"/>
            </w:tcMar>
          </w:tcPr>
          <w:p w14:paraId="370EC5B6">
            <w:pPr>
              <w:jc w:val="center"/>
              <w:rPr>
                <w:rFonts w:hint="eastAsia" w:ascii="宋体" w:hAnsi="宋体" w:eastAsia="宋体"/>
                <w:szCs w:val="21"/>
              </w:rPr>
            </w:pPr>
            <w:r>
              <w:rPr>
                <w:rFonts w:hint="eastAsia" w:ascii="宋体" w:hAnsi="宋体" w:eastAsia="宋体"/>
                <w:szCs w:val="21"/>
              </w:rPr>
              <w:t>3</w:t>
            </w:r>
          </w:p>
        </w:tc>
      </w:tr>
      <w:tr w14:paraId="59B2B449">
        <w:trPr>
          <w:trHeight w:val="145" w:hRule="atLeast"/>
          <w:jc w:val="center"/>
        </w:trPr>
        <w:tc>
          <w:tcPr>
            <w:tcW w:w="1168" w:type="dxa"/>
            <w:shd w:val="clear" w:color="auto" w:fill="auto"/>
            <w:tcMar>
              <w:top w:w="72" w:type="dxa"/>
              <w:left w:w="144" w:type="dxa"/>
              <w:bottom w:w="72" w:type="dxa"/>
              <w:right w:w="144" w:type="dxa"/>
            </w:tcMar>
          </w:tcPr>
          <w:p w14:paraId="086E8F71">
            <w:pPr>
              <w:jc w:val="center"/>
              <w:rPr>
                <w:rFonts w:hint="eastAsia" w:ascii="宋体" w:hAnsi="宋体" w:eastAsia="宋体"/>
                <w:szCs w:val="21"/>
              </w:rPr>
            </w:pPr>
            <w:r>
              <w:rPr>
                <w:rFonts w:hint="eastAsia" w:ascii="宋体" w:hAnsi="宋体" w:eastAsia="宋体"/>
                <w:szCs w:val="21"/>
              </w:rPr>
              <w:t>14</w:t>
            </w:r>
          </w:p>
        </w:tc>
        <w:tc>
          <w:tcPr>
            <w:tcW w:w="1168" w:type="dxa"/>
            <w:shd w:val="clear" w:color="auto" w:fill="auto"/>
            <w:tcMar>
              <w:top w:w="72" w:type="dxa"/>
              <w:left w:w="144" w:type="dxa"/>
              <w:bottom w:w="72" w:type="dxa"/>
              <w:right w:w="144" w:type="dxa"/>
            </w:tcMar>
          </w:tcPr>
          <w:p w14:paraId="1481917C">
            <w:pPr>
              <w:jc w:val="center"/>
              <w:rPr>
                <w:rFonts w:hint="eastAsia" w:ascii="宋体" w:hAnsi="宋体" w:eastAsia="宋体"/>
                <w:szCs w:val="21"/>
              </w:rPr>
            </w:pPr>
            <w:r>
              <w:rPr>
                <w:rFonts w:hint="eastAsia" w:ascii="宋体" w:hAnsi="宋体" w:eastAsia="宋体"/>
                <w:szCs w:val="21"/>
              </w:rPr>
              <w:t>{4,6}</w:t>
            </w:r>
          </w:p>
        </w:tc>
        <w:tc>
          <w:tcPr>
            <w:tcW w:w="1168" w:type="dxa"/>
            <w:shd w:val="clear" w:color="auto" w:fill="auto"/>
            <w:tcMar>
              <w:top w:w="72" w:type="dxa"/>
              <w:left w:w="144" w:type="dxa"/>
              <w:bottom w:w="72" w:type="dxa"/>
              <w:right w:w="144" w:type="dxa"/>
            </w:tcMar>
          </w:tcPr>
          <w:p w14:paraId="49B6F4B3">
            <w:pPr>
              <w:jc w:val="center"/>
              <w:rPr>
                <w:rFonts w:hint="eastAsia" w:ascii="宋体" w:hAnsi="宋体" w:eastAsia="宋体"/>
                <w:szCs w:val="21"/>
              </w:rPr>
            </w:pPr>
            <w:r>
              <w:rPr>
                <w:rFonts w:hint="eastAsia" w:ascii="宋体" w:hAnsi="宋体" w:eastAsia="宋体"/>
                <w:szCs w:val="21"/>
              </w:rPr>
              <w:t>2</w:t>
            </w:r>
          </w:p>
        </w:tc>
        <w:tc>
          <w:tcPr>
            <w:tcW w:w="1169" w:type="dxa"/>
            <w:shd w:val="clear" w:color="auto" w:fill="auto"/>
            <w:tcMar>
              <w:top w:w="72" w:type="dxa"/>
              <w:left w:w="144" w:type="dxa"/>
              <w:bottom w:w="72" w:type="dxa"/>
              <w:right w:w="144" w:type="dxa"/>
            </w:tcMar>
          </w:tcPr>
          <w:p w14:paraId="0AD648C7">
            <w:pPr>
              <w:jc w:val="center"/>
              <w:rPr>
                <w:rFonts w:hint="eastAsia" w:ascii="宋体" w:hAnsi="宋体" w:eastAsia="宋体"/>
                <w:szCs w:val="21"/>
              </w:rPr>
            </w:pPr>
            <w:r>
              <w:rPr>
                <w:rFonts w:hint="eastAsia" w:ascii="宋体" w:hAnsi="宋体" w:eastAsia="宋体"/>
                <w:szCs w:val="21"/>
              </w:rPr>
              <w:t>3</w:t>
            </w:r>
          </w:p>
        </w:tc>
      </w:tr>
      <w:tr w14:paraId="5B0A3D3E">
        <w:trPr>
          <w:trHeight w:val="18" w:hRule="atLeast"/>
          <w:jc w:val="center"/>
        </w:trPr>
        <w:tc>
          <w:tcPr>
            <w:tcW w:w="1168" w:type="dxa"/>
            <w:shd w:val="clear" w:color="auto" w:fill="auto"/>
            <w:tcMar>
              <w:top w:w="72" w:type="dxa"/>
              <w:left w:w="144" w:type="dxa"/>
              <w:bottom w:w="72" w:type="dxa"/>
              <w:right w:w="144" w:type="dxa"/>
            </w:tcMar>
          </w:tcPr>
          <w:p w14:paraId="37BB44FD">
            <w:pPr>
              <w:jc w:val="center"/>
              <w:rPr>
                <w:rFonts w:hint="eastAsia" w:ascii="宋体" w:hAnsi="宋体" w:eastAsia="宋体"/>
                <w:szCs w:val="21"/>
              </w:rPr>
            </w:pPr>
            <w:r>
              <w:rPr>
                <w:rFonts w:hint="eastAsia" w:ascii="宋体" w:hAnsi="宋体" w:eastAsia="宋体"/>
                <w:szCs w:val="21"/>
              </w:rPr>
              <w:t>15</w:t>
            </w:r>
          </w:p>
        </w:tc>
        <w:tc>
          <w:tcPr>
            <w:tcW w:w="1168" w:type="dxa"/>
            <w:shd w:val="clear" w:color="auto" w:fill="auto"/>
            <w:tcMar>
              <w:top w:w="72" w:type="dxa"/>
              <w:left w:w="144" w:type="dxa"/>
              <w:bottom w:w="72" w:type="dxa"/>
              <w:right w:w="144" w:type="dxa"/>
            </w:tcMar>
          </w:tcPr>
          <w:p w14:paraId="26526A0A">
            <w:pPr>
              <w:jc w:val="center"/>
              <w:rPr>
                <w:rFonts w:hint="eastAsia" w:ascii="宋体" w:hAnsi="宋体" w:eastAsia="宋体"/>
                <w:szCs w:val="21"/>
              </w:rPr>
            </w:pPr>
            <w:r>
              <w:rPr>
                <w:rFonts w:hint="eastAsia" w:ascii="宋体" w:hAnsi="宋体" w:eastAsia="宋体"/>
                <w:szCs w:val="21"/>
              </w:rPr>
              <w:t>{5,6}</w:t>
            </w:r>
          </w:p>
        </w:tc>
        <w:tc>
          <w:tcPr>
            <w:tcW w:w="1168" w:type="dxa"/>
            <w:shd w:val="clear" w:color="auto" w:fill="auto"/>
            <w:tcMar>
              <w:top w:w="72" w:type="dxa"/>
              <w:left w:w="144" w:type="dxa"/>
              <w:bottom w:w="72" w:type="dxa"/>
              <w:right w:w="144" w:type="dxa"/>
            </w:tcMar>
          </w:tcPr>
          <w:p w14:paraId="42BACA17">
            <w:pPr>
              <w:jc w:val="center"/>
              <w:rPr>
                <w:rFonts w:hint="eastAsia" w:ascii="宋体" w:hAnsi="宋体" w:eastAsia="宋体"/>
                <w:szCs w:val="21"/>
              </w:rPr>
            </w:pPr>
            <w:r>
              <w:rPr>
                <w:rFonts w:hint="eastAsia" w:ascii="宋体" w:hAnsi="宋体" w:eastAsia="宋体"/>
                <w:szCs w:val="21"/>
              </w:rPr>
              <w:t>8</w:t>
            </w:r>
          </w:p>
        </w:tc>
        <w:tc>
          <w:tcPr>
            <w:tcW w:w="1169" w:type="dxa"/>
            <w:shd w:val="clear" w:color="auto" w:fill="auto"/>
            <w:tcMar>
              <w:top w:w="72" w:type="dxa"/>
              <w:left w:w="144" w:type="dxa"/>
              <w:bottom w:w="72" w:type="dxa"/>
              <w:right w:w="144" w:type="dxa"/>
            </w:tcMar>
          </w:tcPr>
          <w:p w14:paraId="12E7A0A3">
            <w:pPr>
              <w:jc w:val="center"/>
              <w:rPr>
                <w:rFonts w:hint="eastAsia" w:ascii="宋体" w:hAnsi="宋体" w:eastAsia="宋体"/>
                <w:szCs w:val="21"/>
              </w:rPr>
            </w:pPr>
            <w:r>
              <w:rPr>
                <w:rFonts w:hint="eastAsia" w:ascii="宋体" w:hAnsi="宋体" w:eastAsia="宋体"/>
                <w:szCs w:val="21"/>
              </w:rPr>
              <w:t>2</w:t>
            </w:r>
          </w:p>
        </w:tc>
      </w:tr>
    </w:tbl>
    <w:p w14:paraId="32DC5DEC">
      <w:pPr>
        <w:pStyle w:val="5"/>
        <w:ind w:left="420" w:firstLine="0" w:firstLineChars="0"/>
        <w:jc w:val="center"/>
        <w:rPr>
          <w:rFonts w:hint="eastAsia" w:ascii="宋体" w:hAnsi="宋体" w:eastAsia="宋体"/>
        </w:rPr>
      </w:pPr>
    </w:p>
    <w:p w14:paraId="4B0BFDE0">
      <w:pPr>
        <w:pStyle w:val="5"/>
        <w:ind w:left="420"/>
        <w:rPr>
          <w:rFonts w:hint="eastAsia" w:ascii="宋体" w:hAnsi="宋体" w:eastAsia="宋体"/>
        </w:rPr>
      </w:pPr>
      <w:r>
        <w:rPr>
          <w:rFonts w:hint="eastAsia" w:ascii="宋体" w:hAnsi="宋体" w:eastAsia="宋体"/>
        </w:rPr>
        <w:t>b</w:t>
      </w:r>
      <w:r>
        <w:rPr>
          <w:rFonts w:ascii="宋体" w:hAnsi="宋体" w:eastAsia="宋体"/>
        </w:rPr>
        <w:t>)</w:t>
      </w:r>
      <w:r>
        <w:rPr>
          <w:rFonts w:hint="eastAsia"/>
        </w:rPr>
        <w:t xml:space="preserve"> </w:t>
      </w:r>
      <w:r>
        <w:rPr>
          <w:rFonts w:hint="eastAsia" w:ascii="宋体" w:hAnsi="宋体" w:eastAsia="宋体"/>
        </w:rPr>
        <w:t>桶</w:t>
      </w:r>
      <w:r>
        <w:rPr>
          <w:rFonts w:ascii="宋体" w:hAnsi="宋体" w:eastAsia="宋体"/>
        </w:rPr>
        <w:t>0:</w:t>
      </w:r>
    </w:p>
    <w:p w14:paraId="26175DBB">
      <w:pPr>
        <w:pStyle w:val="5"/>
        <w:ind w:left="420"/>
        <w:rPr>
          <w:rFonts w:hint="eastAsia" w:ascii="宋体" w:hAnsi="宋体" w:eastAsia="宋体"/>
        </w:rPr>
      </w:pPr>
      <w:r>
        <w:rPr>
          <w:rFonts w:hint="eastAsia" w:ascii="宋体" w:hAnsi="宋体" w:eastAsia="宋体"/>
        </w:rPr>
        <w:t>桶</w:t>
      </w:r>
      <w:r>
        <w:rPr>
          <w:rFonts w:ascii="宋体" w:hAnsi="宋体" w:eastAsia="宋体"/>
        </w:rPr>
        <w:t>1:{3,4},{2,6}</w:t>
      </w:r>
    </w:p>
    <w:p w14:paraId="6973A33A">
      <w:pPr>
        <w:pStyle w:val="5"/>
        <w:ind w:left="420"/>
        <w:rPr>
          <w:rFonts w:hint="eastAsia" w:ascii="宋体" w:hAnsi="宋体" w:eastAsia="宋体"/>
        </w:rPr>
      </w:pPr>
      <w:r>
        <w:rPr>
          <w:rFonts w:hint="eastAsia" w:ascii="宋体" w:hAnsi="宋体" w:eastAsia="宋体"/>
        </w:rPr>
        <w:t>桶</w:t>
      </w:r>
      <w:r>
        <w:rPr>
          <w:rFonts w:ascii="宋体" w:hAnsi="宋体" w:eastAsia="宋体"/>
        </w:rPr>
        <w:t>2:{1,2},{4,6}</w:t>
      </w:r>
    </w:p>
    <w:p w14:paraId="1449CF2D">
      <w:pPr>
        <w:pStyle w:val="5"/>
        <w:ind w:left="420"/>
        <w:rPr>
          <w:rFonts w:hint="eastAsia" w:ascii="宋体" w:hAnsi="宋体" w:eastAsia="宋体"/>
        </w:rPr>
      </w:pPr>
      <w:r>
        <w:rPr>
          <w:rFonts w:hint="eastAsia" w:ascii="宋体" w:hAnsi="宋体" w:eastAsia="宋体"/>
        </w:rPr>
        <w:t>桶</w:t>
      </w:r>
      <w:r>
        <w:rPr>
          <w:rFonts w:ascii="宋体" w:hAnsi="宋体" w:eastAsia="宋体"/>
        </w:rPr>
        <w:t xml:space="preserve">3:{1,3} </w:t>
      </w:r>
    </w:p>
    <w:p w14:paraId="6E9DA26C">
      <w:pPr>
        <w:pStyle w:val="5"/>
        <w:ind w:left="420"/>
        <w:rPr>
          <w:rFonts w:hint="eastAsia" w:ascii="宋体" w:hAnsi="宋体" w:eastAsia="宋体"/>
        </w:rPr>
      </w:pPr>
      <w:r>
        <w:rPr>
          <w:rFonts w:hint="eastAsia" w:ascii="宋体" w:hAnsi="宋体" w:eastAsia="宋体"/>
        </w:rPr>
        <w:t>桶</w:t>
      </w:r>
      <w:r>
        <w:rPr>
          <w:rFonts w:ascii="宋体" w:hAnsi="宋体" w:eastAsia="宋体"/>
        </w:rPr>
        <w:t xml:space="preserve">4:{3,5},{1,4} </w:t>
      </w:r>
    </w:p>
    <w:p w14:paraId="306D0877">
      <w:pPr>
        <w:pStyle w:val="5"/>
        <w:ind w:left="420"/>
        <w:rPr>
          <w:rFonts w:hint="eastAsia" w:ascii="宋体" w:hAnsi="宋体" w:eastAsia="宋体"/>
        </w:rPr>
      </w:pPr>
      <w:r>
        <w:rPr>
          <w:rFonts w:hint="eastAsia" w:ascii="宋体" w:hAnsi="宋体" w:eastAsia="宋体"/>
        </w:rPr>
        <w:t>桶</w:t>
      </w:r>
      <w:r>
        <w:rPr>
          <w:rFonts w:ascii="宋体" w:hAnsi="宋体" w:eastAsia="宋体"/>
        </w:rPr>
        <w:t>5:{1,5}</w:t>
      </w:r>
    </w:p>
    <w:p w14:paraId="61EA810A">
      <w:pPr>
        <w:pStyle w:val="5"/>
        <w:ind w:left="420"/>
        <w:rPr>
          <w:rFonts w:hint="eastAsia" w:ascii="宋体" w:hAnsi="宋体" w:eastAsia="宋体"/>
        </w:rPr>
      </w:pPr>
      <w:r>
        <w:rPr>
          <w:rFonts w:hint="eastAsia" w:ascii="宋体" w:hAnsi="宋体" w:eastAsia="宋体"/>
        </w:rPr>
        <w:t>桶</w:t>
      </w:r>
      <w:r>
        <w:rPr>
          <w:rFonts w:ascii="宋体" w:hAnsi="宋体" w:eastAsia="宋体"/>
        </w:rPr>
        <w:t xml:space="preserve">6:{1,6},{2,3} </w:t>
      </w:r>
    </w:p>
    <w:p w14:paraId="7C65453B">
      <w:pPr>
        <w:pStyle w:val="5"/>
        <w:ind w:left="420"/>
        <w:rPr>
          <w:rFonts w:hint="eastAsia" w:ascii="宋体" w:hAnsi="宋体" w:eastAsia="宋体"/>
        </w:rPr>
      </w:pPr>
      <w:r>
        <w:rPr>
          <w:rFonts w:hint="eastAsia" w:ascii="宋体" w:hAnsi="宋体" w:eastAsia="宋体"/>
        </w:rPr>
        <w:t>桶</w:t>
      </w:r>
      <w:r>
        <w:rPr>
          <w:rFonts w:ascii="宋体" w:hAnsi="宋体" w:eastAsia="宋体"/>
        </w:rPr>
        <w:t xml:space="preserve">7:{3,6} </w:t>
      </w:r>
    </w:p>
    <w:p w14:paraId="541DD827">
      <w:pPr>
        <w:pStyle w:val="5"/>
        <w:ind w:left="420"/>
        <w:rPr>
          <w:rFonts w:hint="eastAsia" w:ascii="宋体" w:hAnsi="宋体" w:eastAsia="宋体"/>
        </w:rPr>
      </w:pPr>
      <w:r>
        <w:rPr>
          <w:rFonts w:hint="eastAsia" w:ascii="宋体" w:hAnsi="宋体" w:eastAsia="宋体"/>
        </w:rPr>
        <w:t>桶</w:t>
      </w:r>
      <w:r>
        <w:rPr>
          <w:rFonts w:ascii="宋体" w:hAnsi="宋体" w:eastAsia="宋体"/>
        </w:rPr>
        <w:t xml:space="preserve">8:{2,4},{5,6} </w:t>
      </w:r>
    </w:p>
    <w:p w14:paraId="17FA236B">
      <w:pPr>
        <w:pStyle w:val="5"/>
        <w:ind w:left="420"/>
        <w:rPr>
          <w:rFonts w:hint="eastAsia" w:ascii="宋体" w:hAnsi="宋体" w:eastAsia="宋体"/>
        </w:rPr>
      </w:pPr>
      <w:r>
        <w:rPr>
          <w:rFonts w:hint="eastAsia" w:ascii="宋体" w:hAnsi="宋体" w:eastAsia="宋体"/>
        </w:rPr>
        <w:t>桶</w:t>
      </w:r>
      <w:r>
        <w:rPr>
          <w:rFonts w:ascii="宋体" w:hAnsi="宋体" w:eastAsia="宋体"/>
        </w:rPr>
        <w:t>9:{4,5}</w:t>
      </w:r>
    </w:p>
    <w:p w14:paraId="722D6BC7">
      <w:pPr>
        <w:pStyle w:val="5"/>
        <w:ind w:left="420" w:firstLineChars="0"/>
        <w:rPr>
          <w:rFonts w:hint="eastAsia" w:ascii="宋体" w:hAnsi="宋体" w:eastAsia="宋体"/>
        </w:rPr>
      </w:pPr>
      <w:r>
        <w:rPr>
          <w:rFonts w:hint="eastAsia" w:ascii="宋体" w:hAnsi="宋体" w:eastAsia="宋体"/>
        </w:rPr>
        <w:t>桶</w:t>
      </w:r>
      <w:r>
        <w:rPr>
          <w:rFonts w:ascii="宋体" w:hAnsi="宋体" w:eastAsia="宋体"/>
        </w:rPr>
        <w:t>10:{2,5}</w:t>
      </w:r>
    </w:p>
    <w:p w14:paraId="538C9C11">
      <w:pPr>
        <w:pStyle w:val="5"/>
        <w:ind w:left="420" w:firstLineChars="0"/>
        <w:rPr>
          <w:rFonts w:hint="eastAsia" w:ascii="宋体" w:hAnsi="宋体" w:eastAsia="宋体"/>
        </w:rPr>
      </w:pPr>
      <w:r>
        <w:drawing>
          <wp:anchor distT="0" distB="0" distL="114300" distR="114300" simplePos="0" relativeHeight="251659264" behindDoc="0" locked="0" layoutInCell="1" allowOverlap="1">
            <wp:simplePos x="0" y="0"/>
            <wp:positionH relativeFrom="margin">
              <wp:align>right</wp:align>
            </wp:positionH>
            <wp:positionV relativeFrom="paragraph">
              <wp:posOffset>189865</wp:posOffset>
            </wp:positionV>
            <wp:extent cx="4889500" cy="425450"/>
            <wp:effectExtent l="0" t="0" r="635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4889500" cy="425450"/>
                    </a:xfrm>
                    <a:prstGeom prst="rect">
                      <a:avLst/>
                    </a:prstGeom>
                  </pic:spPr>
                </pic:pic>
              </a:graphicData>
            </a:graphic>
          </wp:anchor>
        </w:drawing>
      </w:r>
      <w:r>
        <w:rPr>
          <w:rFonts w:hint="eastAsia" w:ascii="宋体" w:hAnsi="宋体" w:eastAsia="宋体"/>
        </w:rPr>
        <w:t>c</w:t>
      </w:r>
      <w:r>
        <w:rPr>
          <w:rFonts w:ascii="宋体" w:hAnsi="宋体" w:eastAsia="宋体"/>
        </w:rPr>
        <w:t>)</w:t>
      </w:r>
      <w:r>
        <w:rPr>
          <w:rFonts w:hint="eastAsia"/>
        </w:rPr>
        <w:t xml:space="preserve"> </w:t>
      </w:r>
      <w:r>
        <w:rPr>
          <w:rFonts w:hint="eastAsia" w:ascii="宋体" w:hAnsi="宋体" w:eastAsia="宋体"/>
        </w:rPr>
        <w:t>每个桶及其计数为</w:t>
      </w:r>
      <w:r>
        <w:rPr>
          <w:rFonts w:ascii="宋体" w:hAnsi="宋体" w:eastAsia="宋体"/>
        </w:rPr>
        <w:t>:</w:t>
      </w:r>
    </w:p>
    <w:p w14:paraId="544C0BDF">
      <w:pPr>
        <w:pStyle w:val="5"/>
        <w:ind w:left="840" w:firstLine="0" w:firstLineChars="0"/>
        <w:rPr>
          <w:rFonts w:hint="eastAsia" w:ascii="宋体" w:hAnsi="宋体" w:eastAsia="宋体"/>
        </w:rPr>
      </w:pPr>
      <w:r>
        <w:rPr>
          <w:rFonts w:hint="eastAsia" w:ascii="宋体" w:hAnsi="宋体" w:eastAsia="宋体"/>
        </w:rPr>
        <w:t>因此，给定的支持阈值为</w:t>
      </w:r>
      <w:r>
        <w:rPr>
          <w:rFonts w:ascii="宋体" w:hAnsi="宋体" w:eastAsia="宋体"/>
        </w:rPr>
        <w:t>4，频繁桶是支持阈值大于4的桶。因此，频繁的存储桶是1、2、4和8。</w:t>
      </w:r>
    </w:p>
    <w:p w14:paraId="0615AAC2">
      <w:pPr>
        <w:pStyle w:val="5"/>
        <w:ind w:left="840" w:firstLine="0" w:firstLineChars="0"/>
        <w:rPr>
          <w:rFonts w:hint="eastAsia" w:ascii="宋体" w:hAnsi="宋体" w:eastAsia="宋体"/>
        </w:rPr>
      </w:pPr>
      <w:r>
        <w:rPr>
          <w:rFonts w:hint="eastAsia" w:ascii="宋体" w:hAnsi="宋体" w:eastAsia="宋体"/>
        </w:rPr>
        <w:t>d</w:t>
      </w:r>
      <w:r>
        <w:rPr>
          <w:rFonts w:ascii="宋体" w:hAnsi="宋体" w:eastAsia="宋体"/>
        </w:rPr>
        <w:t>)</w:t>
      </w:r>
      <w:r>
        <w:rPr>
          <w:rFonts w:hint="eastAsia"/>
        </w:rPr>
        <w:t xml:space="preserve"> </w:t>
      </w:r>
      <w:r>
        <w:rPr>
          <w:rFonts w:hint="eastAsia" w:ascii="宋体" w:hAnsi="宋体" w:eastAsia="宋体"/>
        </w:rPr>
        <w:t>桶</w:t>
      </w:r>
      <w:r>
        <w:rPr>
          <w:rFonts w:ascii="宋体" w:hAnsi="宋体" w:eastAsia="宋体"/>
        </w:rPr>
        <w:t xml:space="preserve">1、2、4和8的支持阈值大于4，它们的对分别是:{2,6}、{3,4}、{1,2}、{4,6}、{1,4}、{3,5}、{2,4}、{5,6} </w:t>
      </w:r>
      <w:r>
        <w:rPr>
          <w:rFonts w:hint="eastAsia" w:ascii="宋体" w:hAnsi="宋体" w:eastAsia="宋体"/>
        </w:rPr>
        <w:t>。</w:t>
      </w:r>
    </w:p>
    <w:p w14:paraId="1DA59F5A">
      <w:pPr>
        <w:pStyle w:val="25"/>
        <w:ind w:left="360"/>
        <w:rPr>
          <w:ins w:id="115" w:author="包子姐" w:date="2026-06-21T21:42:56Z"/>
          <w:rStyle w:val="23"/>
          <w:rFonts w:hint="eastAsia"/>
        </w:rPr>
      </w:pPr>
    </w:p>
    <w:p w14:paraId="2F8E5E91">
      <w:pPr>
        <w:ind w:left="360"/>
        <w:rPr>
          <w:ins w:id="117" w:author="包子姐" w:date="2026-06-21T21:43:02Z"/>
          <w:rStyle w:val="23"/>
          <w:rFonts w:hint="eastAsia"/>
        </w:rPr>
        <w:pPrChange w:id="116" w:author="包子姐" w:date="2026-06-21T21:43:00Z">
          <w:pPr>
            <w:pStyle w:val="25"/>
            <w:ind w:left="360"/>
          </w:pPr>
        </w:pPrChange>
      </w:pPr>
    </w:p>
    <w:p w14:paraId="22BBFAF3">
      <w:pPr>
        <w:ind w:left="360"/>
        <w:rPr>
          <w:ins w:id="119" w:author="包子姐" w:date="2026-06-21T21:43:00Z"/>
          <w:rStyle w:val="23"/>
          <w:rFonts w:hint="eastAsia"/>
        </w:rPr>
        <w:pPrChange w:id="118" w:author="包子姐" w:date="2026-06-21T21:43:00Z">
          <w:pPr>
            <w:pStyle w:val="25"/>
            <w:ind w:left="360"/>
          </w:pPr>
        </w:pPrChange>
      </w:pPr>
      <w:ins w:id="120" w:author="包子姐" w:date="2026-06-21T21:43:00Z">
        <w:r>
          <w:rPr>
            <w:rStyle w:val="23"/>
            <w:rFonts w:hint="eastAsia"/>
          </w:rPr>
          <w:br w:type="page"/>
        </w:r>
      </w:ins>
    </w:p>
    <w:p w14:paraId="7B560D9F">
      <w:pPr>
        <w:pStyle w:val="25"/>
        <w:ind w:left="360"/>
        <w:rPr>
          <w:ins w:id="121" w:author="包子姐" w:date="2026-06-21T21:43:06Z"/>
          <w:rStyle w:val="23"/>
          <w:rFonts w:hint="default" w:eastAsia="宋体"/>
          <w:highlight w:val="yellow"/>
          <w:lang w:val="en-US" w:eastAsia="zh-CN"/>
          <w:rPrChange w:id="122" w:author="包子姐" w:date="2026-06-27T10:19:50Z">
            <w:rPr>
              <w:ins w:id="123" w:author="包子姐" w:date="2026-06-21T21:43:06Z"/>
              <w:rStyle w:val="23"/>
              <w:rFonts w:hint="default" w:eastAsia="宋体"/>
              <w:lang w:val="en-US" w:eastAsia="zh-CN"/>
            </w:rPr>
          </w:rPrChange>
        </w:rPr>
      </w:pPr>
      <w:ins w:id="124" w:author="包子姐" w:date="2026-06-21T21:43:08Z">
        <w:r>
          <w:rPr>
            <w:rStyle w:val="23"/>
            <w:rFonts w:hint="eastAsia"/>
            <w:highlight w:val="yellow"/>
            <w:lang w:val="en-US" w:eastAsia="zh-CN"/>
            <w:rPrChange w:id="125" w:author="包子姐" w:date="2026-06-27T10:19:50Z">
              <w:rPr>
                <w:rStyle w:val="23"/>
                <w:rFonts w:hint="eastAsia"/>
                <w:lang w:val="en-US" w:eastAsia="zh-CN"/>
              </w:rPr>
            </w:rPrChange>
          </w:rPr>
          <w:t xml:space="preserve">7 </w:t>
        </w:r>
      </w:ins>
      <w:ins w:id="126" w:author="包子姐" w:date="2026-06-21T21:43:09Z">
        <w:r>
          <w:rPr>
            <w:rStyle w:val="23"/>
            <w:rFonts w:hint="eastAsia"/>
            <w:highlight w:val="yellow"/>
            <w:lang w:val="en-US" w:eastAsia="zh-CN"/>
            <w:rPrChange w:id="127" w:author="包子姐" w:date="2026-06-27T10:19:50Z">
              <w:rPr>
                <w:rStyle w:val="23"/>
                <w:rFonts w:hint="eastAsia"/>
                <w:lang w:val="en-US" w:eastAsia="zh-CN"/>
              </w:rPr>
            </w:rPrChange>
          </w:rPr>
          <w:t>推荐系统</w:t>
        </w:r>
      </w:ins>
    </w:p>
    <w:p w14:paraId="2DE70B28">
      <w:pPr>
        <w:pStyle w:val="25"/>
        <w:ind w:left="360"/>
        <w:rPr>
          <w:rFonts w:hint="eastAsia" w:cstheme="minorBidi"/>
          <w:kern w:val="2"/>
          <w:sz w:val="21"/>
          <w:szCs w:val="22"/>
        </w:rPr>
      </w:pPr>
      <w:r>
        <w:rPr>
          <w:rStyle w:val="23"/>
          <w:rFonts w:hint="eastAsia"/>
        </w:rPr>
        <w:t>9</w:t>
      </w:r>
      <w:r>
        <w:rPr>
          <w:rStyle w:val="23"/>
        </w:rPr>
        <w:t>.3.1</w:t>
      </w:r>
      <w:r>
        <w:rPr>
          <w:rFonts w:hint="eastAsia" w:cstheme="minorBidi"/>
          <w:kern w:val="2"/>
          <w:sz w:val="21"/>
          <w:szCs w:val="22"/>
        </w:rPr>
        <w:t xml:space="preserve"> </w:t>
      </w:r>
      <w:r>
        <w:rPr>
          <w:rFonts w:cstheme="minorBidi"/>
          <w:kern w:val="2"/>
          <w:sz w:val="21"/>
          <w:szCs w:val="22"/>
        </w:rPr>
        <w:t>图9</w:t>
      </w:r>
      <w:r>
        <w:rPr>
          <w:rFonts w:hint="eastAsia" w:cstheme="minorBidi"/>
          <w:kern w:val="2"/>
          <w:sz w:val="21"/>
          <w:szCs w:val="22"/>
        </w:rPr>
        <w:t>-</w:t>
      </w:r>
      <w:r>
        <w:rPr>
          <w:rFonts w:cstheme="minorBidi"/>
          <w:kern w:val="2"/>
          <w:sz w:val="21"/>
          <w:szCs w:val="22"/>
        </w:rPr>
        <w:t>8是一个效用矩阵,代表了3个用户A、B和C对8个项目a到h的评分,评分范围是1到5星。从该矩阵的数据计算以下内容:</w:t>
      </w:r>
      <w:r>
        <w:rPr>
          <w:rFonts w:cstheme="minorBidi"/>
          <w:kern w:val="2"/>
          <w:sz w:val="21"/>
          <w:szCs w:val="22"/>
        </w:rPr>
        <w:br w:type="textWrapping"/>
      </w:r>
      <w:r>
        <w:rPr>
          <w:rFonts w:cstheme="minorBidi"/>
          <w:kern w:val="2"/>
          <w:sz w:val="21"/>
          <w:szCs w:val="22"/>
        </w:rPr>
        <w:t>a) 将效用矩阵视为布尔矩阵,计算每对用户之间的Jaccard距离</w:t>
      </w:r>
      <w:r>
        <w:rPr>
          <w:rFonts w:hint="eastAsia" w:cstheme="minorBidi"/>
          <w:kern w:val="2"/>
          <w:sz w:val="21"/>
          <w:szCs w:val="22"/>
        </w:rPr>
        <w:t>；</w:t>
      </w:r>
      <w:r>
        <w:rPr>
          <w:rFonts w:cstheme="minorBidi"/>
          <w:kern w:val="2"/>
          <w:sz w:val="21"/>
          <w:szCs w:val="22"/>
        </w:rPr>
        <w:br w:type="textWrapping"/>
      </w:r>
      <w:r>
        <w:rPr>
          <w:rFonts w:cstheme="minorBidi"/>
          <w:kern w:val="2"/>
          <w:sz w:val="21"/>
          <w:szCs w:val="22"/>
        </w:rPr>
        <w:t>b) 重复(a),但使用余弦距离</w:t>
      </w:r>
      <w:r>
        <w:rPr>
          <w:rFonts w:hint="eastAsia" w:cstheme="minorBidi"/>
          <w:kern w:val="2"/>
          <w:sz w:val="21"/>
          <w:szCs w:val="22"/>
        </w:rPr>
        <w:t>；</w:t>
      </w:r>
      <w:r>
        <w:rPr>
          <w:rFonts w:cstheme="minorBidi"/>
          <w:kern w:val="2"/>
          <w:sz w:val="21"/>
          <w:szCs w:val="22"/>
        </w:rPr>
        <w:br w:type="textWrapping"/>
      </w:r>
      <w:r>
        <w:rPr>
          <w:rFonts w:cstheme="minorBidi"/>
          <w:kern w:val="2"/>
          <w:sz w:val="21"/>
          <w:szCs w:val="22"/>
        </w:rPr>
        <w:t>c) 将3、4、5星视为1,将1、2星和空白视为0。计算每对用户之间的Jaccard距离</w:t>
      </w:r>
      <w:r>
        <w:rPr>
          <w:rFonts w:cstheme="minorBidi"/>
          <w:kern w:val="2"/>
          <w:sz w:val="21"/>
          <w:szCs w:val="22"/>
        </w:rPr>
        <w:br w:type="textWrapping"/>
      </w:r>
      <w:r>
        <w:rPr>
          <w:rFonts w:cstheme="minorBidi"/>
          <w:kern w:val="2"/>
          <w:sz w:val="21"/>
          <w:szCs w:val="22"/>
        </w:rPr>
        <w:t>d) 重复(c),但使用余弦距离</w:t>
      </w:r>
      <w:r>
        <w:rPr>
          <w:rFonts w:hint="eastAsia" w:cstheme="minorBidi"/>
          <w:kern w:val="2"/>
          <w:sz w:val="21"/>
          <w:szCs w:val="22"/>
        </w:rPr>
        <w:t>；</w:t>
      </w:r>
      <w:ins w:id="128" w:author="包子姐" w:date="2026-06-27T09:32:59Z">
        <w:r>
          <w:rPr>
            <w:rFonts w:hint="eastAsia" w:cstheme="minorBidi"/>
            <w:kern w:val="2"/>
            <w:sz w:val="21"/>
            <w:szCs w:val="22"/>
            <w:lang w:val="en-US" w:eastAsia="zh-CN"/>
          </w:rPr>
          <w:t xml:space="preserve">       </w:t>
        </w:r>
      </w:ins>
      <w:ins w:id="129" w:author="包子姐" w:date="2026-06-27T09:33:00Z">
        <w:r>
          <w:rPr>
            <w:rFonts w:hint="eastAsia" w:cstheme="minorBidi"/>
            <w:kern w:val="2"/>
            <w:sz w:val="21"/>
            <w:szCs w:val="22"/>
            <w:lang w:val="en-US" w:eastAsia="zh-CN"/>
          </w:rPr>
          <w:t xml:space="preserve">     </w:t>
        </w:r>
      </w:ins>
      <w:ins w:id="130" w:author="包子姐" w:date="2026-06-27T09:33:01Z">
        <w:r>
          <w:rPr>
            <w:rFonts w:hint="eastAsia" w:cstheme="minorBidi"/>
            <w:kern w:val="2"/>
            <w:sz w:val="21"/>
            <w:szCs w:val="22"/>
            <w:lang w:val="en-US" w:eastAsia="zh-CN"/>
          </w:rPr>
          <w:t xml:space="preserve">  </w:t>
        </w:r>
      </w:ins>
      <w:r>
        <w:rPr>
          <w:rFonts w:cstheme="minorBidi"/>
          <w:kern w:val="2"/>
          <w:sz w:val="21"/>
          <w:szCs w:val="22"/>
        </w:rPr>
        <w:br w:type="textWrapping"/>
      </w:r>
      <w:r>
        <w:rPr>
          <w:rFonts w:cstheme="minorBidi"/>
          <w:kern w:val="2"/>
          <w:sz w:val="21"/>
          <w:szCs w:val="22"/>
        </w:rPr>
        <w:t>e) 对矩阵进行归一化处理,</w:t>
      </w:r>
      <w:r>
        <w:rPr>
          <w:rFonts w:hint="eastAsia" w:cstheme="minorBidi"/>
          <w:kern w:val="2"/>
          <w:sz w:val="21"/>
          <w:szCs w:val="22"/>
        </w:rPr>
        <w:t>即对</w:t>
      </w:r>
      <w:r>
        <w:rPr>
          <w:rFonts w:cstheme="minorBidi"/>
          <w:kern w:val="2"/>
          <w:sz w:val="21"/>
          <w:szCs w:val="22"/>
        </w:rPr>
        <w:t>每个非空条目中减去该用户的平均值</w:t>
      </w:r>
      <w:r>
        <w:rPr>
          <w:rFonts w:hint="eastAsia" w:cstheme="minorBidi"/>
          <w:kern w:val="2"/>
          <w:sz w:val="21"/>
          <w:szCs w:val="22"/>
        </w:rPr>
        <w:t>；</w:t>
      </w:r>
      <w:r>
        <w:rPr>
          <w:rFonts w:cstheme="minorBidi"/>
          <w:kern w:val="2"/>
          <w:sz w:val="21"/>
          <w:szCs w:val="22"/>
        </w:rPr>
        <w:br w:type="textWrapping"/>
      </w:r>
      <w:r>
        <w:rPr>
          <w:rFonts w:cstheme="minorBidi"/>
          <w:kern w:val="2"/>
          <w:sz w:val="21"/>
          <w:szCs w:val="22"/>
        </w:rPr>
        <w:t>f) 使用(e)中的归一化矩阵,计算每对用户之间的余弦距离。</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
        <w:gridCol w:w="921"/>
        <w:gridCol w:w="922"/>
        <w:gridCol w:w="922"/>
        <w:gridCol w:w="922"/>
        <w:gridCol w:w="922"/>
        <w:gridCol w:w="922"/>
        <w:gridCol w:w="922"/>
        <w:gridCol w:w="922"/>
      </w:tblGrid>
      <w:tr w14:paraId="2E1ABEB8">
        <w:tc>
          <w:tcPr>
            <w:tcW w:w="921" w:type="dxa"/>
          </w:tcPr>
          <w:p w14:paraId="13A3BD00">
            <w:pPr>
              <w:pStyle w:val="12"/>
              <w:widowControl/>
              <w:spacing w:beforeAutospacing="0" w:afterAutospacing="0"/>
              <w:rPr>
                <w:rFonts w:ascii="Times New Roman" w:hAnsi="Times New Roman"/>
                <w:color w:val="000000" w:themeColor="text1"/>
                <w14:textFill>
                  <w14:solidFill>
                    <w14:schemeClr w14:val="tx1"/>
                  </w14:solidFill>
                </w14:textFill>
              </w:rPr>
            </w:pPr>
          </w:p>
        </w:tc>
        <w:tc>
          <w:tcPr>
            <w:tcW w:w="921" w:type="dxa"/>
          </w:tcPr>
          <w:p w14:paraId="0B9656B6">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w:t>
            </w:r>
          </w:p>
        </w:tc>
        <w:tc>
          <w:tcPr>
            <w:tcW w:w="922" w:type="dxa"/>
          </w:tcPr>
          <w:p w14:paraId="21892FF4">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b</w:t>
            </w:r>
          </w:p>
        </w:tc>
        <w:tc>
          <w:tcPr>
            <w:tcW w:w="922" w:type="dxa"/>
          </w:tcPr>
          <w:p w14:paraId="27016115">
            <w:pPr>
              <w:pStyle w:val="12"/>
              <w:widowControl/>
              <w:spacing w:beforeAutospacing="0" w:afterAutospacing="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C</w:t>
            </w:r>
          </w:p>
        </w:tc>
        <w:tc>
          <w:tcPr>
            <w:tcW w:w="922" w:type="dxa"/>
          </w:tcPr>
          <w:p w14:paraId="7AF63A5E">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d</w:t>
            </w:r>
          </w:p>
        </w:tc>
        <w:tc>
          <w:tcPr>
            <w:tcW w:w="922" w:type="dxa"/>
          </w:tcPr>
          <w:p w14:paraId="532A1CE3">
            <w:pPr>
              <w:pStyle w:val="12"/>
              <w:widowControl/>
              <w:spacing w:beforeAutospacing="0" w:afterAutospacing="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e</w:t>
            </w:r>
          </w:p>
        </w:tc>
        <w:tc>
          <w:tcPr>
            <w:tcW w:w="922" w:type="dxa"/>
          </w:tcPr>
          <w:p w14:paraId="11A30A28">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f</w:t>
            </w:r>
          </w:p>
        </w:tc>
        <w:tc>
          <w:tcPr>
            <w:tcW w:w="922" w:type="dxa"/>
          </w:tcPr>
          <w:p w14:paraId="36C96444">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g</w:t>
            </w:r>
          </w:p>
        </w:tc>
        <w:tc>
          <w:tcPr>
            <w:tcW w:w="922" w:type="dxa"/>
          </w:tcPr>
          <w:p w14:paraId="67186655">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h</w:t>
            </w:r>
          </w:p>
        </w:tc>
      </w:tr>
      <w:tr w14:paraId="07C52784">
        <w:tc>
          <w:tcPr>
            <w:tcW w:w="921" w:type="dxa"/>
          </w:tcPr>
          <w:p w14:paraId="53136BA4">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w:t>
            </w:r>
          </w:p>
        </w:tc>
        <w:tc>
          <w:tcPr>
            <w:tcW w:w="921" w:type="dxa"/>
          </w:tcPr>
          <w:p w14:paraId="2B154167">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4</w:t>
            </w:r>
          </w:p>
        </w:tc>
        <w:tc>
          <w:tcPr>
            <w:tcW w:w="922" w:type="dxa"/>
          </w:tcPr>
          <w:p w14:paraId="697AE98D">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5</w:t>
            </w:r>
          </w:p>
        </w:tc>
        <w:tc>
          <w:tcPr>
            <w:tcW w:w="922" w:type="dxa"/>
          </w:tcPr>
          <w:p w14:paraId="2B5EBDF6">
            <w:pPr>
              <w:pStyle w:val="12"/>
              <w:widowControl/>
              <w:spacing w:beforeAutospacing="0" w:afterAutospacing="0"/>
              <w:rPr>
                <w:rFonts w:ascii="Times New Roman" w:hAnsi="Times New Roman"/>
                <w:color w:val="000000" w:themeColor="text1"/>
                <w14:textFill>
                  <w14:solidFill>
                    <w14:schemeClr w14:val="tx1"/>
                  </w14:solidFill>
                </w14:textFill>
              </w:rPr>
            </w:pPr>
          </w:p>
        </w:tc>
        <w:tc>
          <w:tcPr>
            <w:tcW w:w="922" w:type="dxa"/>
          </w:tcPr>
          <w:p w14:paraId="6CAA43E2">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5</w:t>
            </w:r>
          </w:p>
        </w:tc>
        <w:tc>
          <w:tcPr>
            <w:tcW w:w="922" w:type="dxa"/>
          </w:tcPr>
          <w:p w14:paraId="5AFB13CF">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w:t>
            </w:r>
          </w:p>
        </w:tc>
        <w:tc>
          <w:tcPr>
            <w:tcW w:w="922" w:type="dxa"/>
          </w:tcPr>
          <w:p w14:paraId="6D33DCD0">
            <w:pPr>
              <w:pStyle w:val="12"/>
              <w:widowControl/>
              <w:spacing w:beforeAutospacing="0" w:afterAutospacing="0"/>
              <w:rPr>
                <w:rFonts w:ascii="Times New Roman" w:hAnsi="Times New Roman"/>
                <w:color w:val="000000" w:themeColor="text1"/>
                <w14:textFill>
                  <w14:solidFill>
                    <w14:schemeClr w14:val="tx1"/>
                  </w14:solidFill>
                </w14:textFill>
              </w:rPr>
            </w:pPr>
          </w:p>
        </w:tc>
        <w:tc>
          <w:tcPr>
            <w:tcW w:w="922" w:type="dxa"/>
          </w:tcPr>
          <w:p w14:paraId="79AB17FD">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3</w:t>
            </w:r>
          </w:p>
        </w:tc>
        <w:tc>
          <w:tcPr>
            <w:tcW w:w="922" w:type="dxa"/>
          </w:tcPr>
          <w:p w14:paraId="33C42B7D">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2</w:t>
            </w:r>
          </w:p>
        </w:tc>
      </w:tr>
      <w:tr w14:paraId="436BA106">
        <w:tc>
          <w:tcPr>
            <w:tcW w:w="921" w:type="dxa"/>
          </w:tcPr>
          <w:p w14:paraId="3189A2E9">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B</w:t>
            </w:r>
          </w:p>
        </w:tc>
        <w:tc>
          <w:tcPr>
            <w:tcW w:w="921" w:type="dxa"/>
          </w:tcPr>
          <w:p w14:paraId="083B81B7">
            <w:pPr>
              <w:pStyle w:val="12"/>
              <w:widowControl/>
              <w:spacing w:beforeAutospacing="0" w:afterAutospacing="0"/>
              <w:rPr>
                <w:rFonts w:ascii="Times New Roman" w:hAnsi="Times New Roman"/>
                <w:color w:val="000000" w:themeColor="text1"/>
                <w14:textFill>
                  <w14:solidFill>
                    <w14:schemeClr w14:val="tx1"/>
                  </w14:solidFill>
                </w14:textFill>
              </w:rPr>
            </w:pPr>
          </w:p>
        </w:tc>
        <w:tc>
          <w:tcPr>
            <w:tcW w:w="922" w:type="dxa"/>
          </w:tcPr>
          <w:p w14:paraId="6DEBFE61">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3</w:t>
            </w:r>
          </w:p>
        </w:tc>
        <w:tc>
          <w:tcPr>
            <w:tcW w:w="922" w:type="dxa"/>
          </w:tcPr>
          <w:p w14:paraId="118AB239">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4</w:t>
            </w:r>
          </w:p>
        </w:tc>
        <w:tc>
          <w:tcPr>
            <w:tcW w:w="922" w:type="dxa"/>
          </w:tcPr>
          <w:p w14:paraId="10E3E63D">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3</w:t>
            </w:r>
          </w:p>
        </w:tc>
        <w:tc>
          <w:tcPr>
            <w:tcW w:w="922" w:type="dxa"/>
          </w:tcPr>
          <w:p w14:paraId="1204681D">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w:t>
            </w:r>
          </w:p>
        </w:tc>
        <w:tc>
          <w:tcPr>
            <w:tcW w:w="922" w:type="dxa"/>
          </w:tcPr>
          <w:p w14:paraId="4E1ACB9E">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2</w:t>
            </w:r>
          </w:p>
        </w:tc>
        <w:tc>
          <w:tcPr>
            <w:tcW w:w="922" w:type="dxa"/>
          </w:tcPr>
          <w:p w14:paraId="7502573E">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w:t>
            </w:r>
          </w:p>
        </w:tc>
        <w:tc>
          <w:tcPr>
            <w:tcW w:w="922" w:type="dxa"/>
          </w:tcPr>
          <w:p w14:paraId="75D9E679">
            <w:pPr>
              <w:pStyle w:val="12"/>
              <w:widowControl/>
              <w:spacing w:beforeAutospacing="0" w:afterAutospacing="0"/>
              <w:rPr>
                <w:rFonts w:ascii="Times New Roman" w:hAnsi="Times New Roman"/>
                <w:color w:val="000000" w:themeColor="text1"/>
                <w14:textFill>
                  <w14:solidFill>
                    <w14:schemeClr w14:val="tx1"/>
                  </w14:solidFill>
                </w14:textFill>
              </w:rPr>
            </w:pPr>
          </w:p>
        </w:tc>
      </w:tr>
      <w:tr w14:paraId="53C9C80B">
        <w:tc>
          <w:tcPr>
            <w:tcW w:w="921" w:type="dxa"/>
          </w:tcPr>
          <w:p w14:paraId="130D40C5">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w:t>
            </w:r>
          </w:p>
        </w:tc>
        <w:tc>
          <w:tcPr>
            <w:tcW w:w="921" w:type="dxa"/>
          </w:tcPr>
          <w:p w14:paraId="7E7A7405">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2</w:t>
            </w:r>
          </w:p>
        </w:tc>
        <w:tc>
          <w:tcPr>
            <w:tcW w:w="922" w:type="dxa"/>
          </w:tcPr>
          <w:p w14:paraId="3AC1D555">
            <w:pPr>
              <w:pStyle w:val="12"/>
              <w:widowControl/>
              <w:spacing w:beforeAutospacing="0" w:afterAutospacing="0"/>
              <w:rPr>
                <w:rFonts w:ascii="Times New Roman" w:hAnsi="Times New Roman"/>
                <w:color w:val="000000" w:themeColor="text1"/>
                <w14:textFill>
                  <w14:solidFill>
                    <w14:schemeClr w14:val="tx1"/>
                  </w14:solidFill>
                </w14:textFill>
              </w:rPr>
            </w:pPr>
          </w:p>
        </w:tc>
        <w:tc>
          <w:tcPr>
            <w:tcW w:w="922" w:type="dxa"/>
          </w:tcPr>
          <w:p w14:paraId="3921FEE9">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w:t>
            </w:r>
          </w:p>
        </w:tc>
        <w:tc>
          <w:tcPr>
            <w:tcW w:w="922" w:type="dxa"/>
          </w:tcPr>
          <w:p w14:paraId="683D1319">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3</w:t>
            </w:r>
          </w:p>
        </w:tc>
        <w:tc>
          <w:tcPr>
            <w:tcW w:w="922" w:type="dxa"/>
          </w:tcPr>
          <w:p w14:paraId="0A1299DA">
            <w:pPr>
              <w:pStyle w:val="12"/>
              <w:widowControl/>
              <w:spacing w:beforeAutospacing="0" w:afterAutospacing="0"/>
              <w:rPr>
                <w:rFonts w:ascii="Times New Roman" w:hAnsi="Times New Roman"/>
                <w:color w:val="000000" w:themeColor="text1"/>
                <w14:textFill>
                  <w14:solidFill>
                    <w14:schemeClr w14:val="tx1"/>
                  </w14:solidFill>
                </w14:textFill>
              </w:rPr>
            </w:pPr>
          </w:p>
        </w:tc>
        <w:tc>
          <w:tcPr>
            <w:tcW w:w="922" w:type="dxa"/>
          </w:tcPr>
          <w:p w14:paraId="06A4E5AA">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4</w:t>
            </w:r>
          </w:p>
        </w:tc>
        <w:tc>
          <w:tcPr>
            <w:tcW w:w="922" w:type="dxa"/>
          </w:tcPr>
          <w:p w14:paraId="7F0B5756">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5</w:t>
            </w:r>
          </w:p>
        </w:tc>
        <w:tc>
          <w:tcPr>
            <w:tcW w:w="922" w:type="dxa"/>
          </w:tcPr>
          <w:p w14:paraId="7122815D">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3</w:t>
            </w:r>
          </w:p>
        </w:tc>
      </w:tr>
    </w:tbl>
    <w:p w14:paraId="7F0C2030">
      <w:pPr>
        <w:pStyle w:val="12"/>
        <w:widowControl/>
        <w:shd w:val="clear" w:color="auto" w:fill="FFFFFF"/>
        <w:spacing w:beforeAutospacing="0" w:afterAutospacing="0"/>
        <w:jc w:val="center"/>
        <w:rPr>
          <w:rFonts w:hint="eastAsia" w:ascii="宋体" w:hAnsi="宋体" w:eastAsia="宋体" w:cstheme="minorBidi"/>
          <w:kern w:val="2"/>
          <w:sz w:val="21"/>
          <w:szCs w:val="22"/>
        </w:rPr>
      </w:pPr>
      <w:bookmarkStart w:id="2" w:name="_Hlk169509234"/>
      <w:r>
        <w:rPr>
          <w:rFonts w:hint="eastAsia" w:ascii="宋体" w:hAnsi="宋体" w:eastAsia="宋体" w:cstheme="minorBidi"/>
          <w:kern w:val="2"/>
          <w:sz w:val="21"/>
          <w:szCs w:val="22"/>
        </w:rPr>
        <w:t>图</w:t>
      </w:r>
      <w:r>
        <w:rPr>
          <w:rFonts w:ascii="宋体" w:hAnsi="宋体" w:eastAsia="宋体" w:cstheme="minorBidi"/>
          <w:kern w:val="2"/>
          <w:sz w:val="21"/>
          <w:szCs w:val="22"/>
        </w:rPr>
        <w:t>9</w:t>
      </w:r>
      <w:r>
        <w:rPr>
          <w:rFonts w:hint="eastAsia" w:ascii="宋体" w:hAnsi="宋体" w:eastAsia="宋体" w:cstheme="minorBidi"/>
          <w:kern w:val="2"/>
          <w:sz w:val="21"/>
          <w:szCs w:val="22"/>
        </w:rPr>
        <w:t>-</w:t>
      </w:r>
      <w:r>
        <w:rPr>
          <w:rFonts w:ascii="宋体" w:hAnsi="宋体" w:eastAsia="宋体" w:cstheme="minorBidi"/>
          <w:kern w:val="2"/>
          <w:sz w:val="21"/>
          <w:szCs w:val="22"/>
        </w:rPr>
        <w:t>8</w:t>
      </w:r>
      <w:bookmarkEnd w:id="2"/>
      <w:r>
        <w:rPr>
          <w:rFonts w:ascii="宋体" w:hAnsi="宋体" w:eastAsia="宋体" w:cstheme="minorBidi"/>
          <w:kern w:val="2"/>
          <w:sz w:val="21"/>
          <w:szCs w:val="22"/>
        </w:rPr>
        <w:t xml:space="preserve"> 效用矩阵</w:t>
      </w:r>
    </w:p>
    <w:p w14:paraId="3A62EA5C">
      <w:pPr>
        <w:ind w:firstLine="420"/>
        <w:rPr>
          <w:rFonts w:hint="eastAsia"/>
          <w:b/>
          <w:bCs/>
        </w:rPr>
      </w:pPr>
      <w:r>
        <w:rPr>
          <w:rFonts w:hint="eastAsia"/>
          <w:b/>
          <w:bCs/>
        </w:rPr>
        <w:t>参考答案：</w:t>
      </w:r>
      <w:r>
        <w:rPr>
          <w:rFonts w:hint="eastAsia"/>
        </w:rPr>
        <w:t>a）A与B交集{b,d,e,g}， A与B并集{a,b,c,d,e,f,g,h}，</w:t>
      </w:r>
      <w:r>
        <w:t>J(AB)=</w:t>
      </w:r>
      <w:r>
        <w:rPr>
          <w:rFonts w:hint="eastAsia"/>
        </w:rPr>
        <w:t>1-</w:t>
      </w:r>
      <w:r>
        <w:t>4/8</w:t>
      </w:r>
      <w:r>
        <w:rPr>
          <w:rFonts w:hint="eastAsia"/>
        </w:rPr>
        <w:t>=</w:t>
      </w:r>
      <w:r>
        <w:t xml:space="preserve"> 4/8</w:t>
      </w:r>
      <w:r>
        <w:rPr>
          <w:rFonts w:hint="eastAsia"/>
        </w:rPr>
        <w:t>。</w:t>
      </w:r>
    </w:p>
    <w:p w14:paraId="422F241D">
      <w:pPr>
        <w:ind w:left="840" w:firstLine="420"/>
        <w:rPr>
          <w:rFonts w:hint="eastAsia"/>
        </w:rPr>
      </w:pPr>
      <w:r>
        <w:rPr>
          <w:rFonts w:hint="eastAsia"/>
        </w:rPr>
        <w:t>A与C交集{a,d,g,h}，A与C并集{a,b,c,d,e,f,g,h}，</w:t>
      </w:r>
      <w:r>
        <w:t>J(AC)=</w:t>
      </w:r>
      <w:r>
        <w:rPr>
          <w:rFonts w:hint="eastAsia"/>
        </w:rPr>
        <w:t xml:space="preserve"> 1-</w:t>
      </w:r>
      <w:r>
        <w:t>4/8</w:t>
      </w:r>
      <w:r>
        <w:rPr>
          <w:rFonts w:hint="eastAsia"/>
        </w:rPr>
        <w:t>=</w:t>
      </w:r>
      <w:r>
        <w:t xml:space="preserve"> 4/8</w:t>
      </w:r>
      <w:r>
        <w:rPr>
          <w:rFonts w:hint="eastAsia"/>
        </w:rPr>
        <w:t>。</w:t>
      </w:r>
    </w:p>
    <w:p w14:paraId="572B6468">
      <w:pPr>
        <w:ind w:left="840" w:firstLine="420"/>
        <w:rPr>
          <w:rFonts w:hint="eastAsia"/>
        </w:rPr>
      </w:pPr>
      <w:r>
        <w:rPr>
          <w:rFonts w:hint="eastAsia"/>
        </w:rPr>
        <w:t>B与C交集{c,d,f,g}，B与C并集{a,b,c,d,e,f,g,h}，</w:t>
      </w:r>
      <w:r>
        <w:t>J(AC)=</w:t>
      </w:r>
      <w:r>
        <w:rPr>
          <w:rFonts w:hint="eastAsia"/>
        </w:rPr>
        <w:t xml:space="preserve"> 1-</w:t>
      </w:r>
      <w:r>
        <w:t>4/8</w:t>
      </w:r>
      <w:r>
        <w:rPr>
          <w:rFonts w:hint="eastAsia"/>
        </w:rPr>
        <w:t>=</w:t>
      </w:r>
      <w:r>
        <w:t xml:space="preserve"> 4/8</w:t>
      </w:r>
      <w:r>
        <w:rPr>
          <w:rFonts w:hint="eastAsia"/>
        </w:rPr>
        <w:t>。</w:t>
      </w:r>
    </w:p>
    <w:p w14:paraId="56D4FD1F">
      <w:pPr>
        <w:pStyle w:val="30"/>
        <w:ind w:left="840" w:firstLine="630" w:firstLineChars="300"/>
        <w:rPr>
          <w:rFonts w:hint="eastAsia"/>
        </w:rPr>
      </w:pPr>
    </w:p>
    <w:p w14:paraId="24B1B281">
      <w:pPr>
        <w:pStyle w:val="30"/>
        <w:ind w:left="1470"/>
        <w:rPr>
          <w:rFonts w:hint="eastAsia" w:ascii="宋体" w:hAnsi="宋体" w:eastAsia="宋体"/>
          <w:b/>
          <w:bCs/>
        </w:rPr>
      </w:pPr>
      <w:r>
        <w:rPr>
          <w:rFonts w:hint="eastAsia"/>
        </w:rPr>
        <w:t>b）</w:t>
      </w:r>
      <w:r>
        <w:rPr>
          <w:rFonts w:ascii="宋体" w:hAnsi="宋体" w:eastAsia="宋体"/>
        </w:rPr>
        <w:br w:type="textWrapping"/>
      </w:r>
      <w:r>
        <w:rPr>
          <w:rFonts w:hint="eastAsia" w:ascii="宋体" w:hAnsi="宋体" w:eastAsia="宋体"/>
        </w:rPr>
        <w:t>bool向量A:[1,1,0,1,1,0,1,1]</w:t>
      </w:r>
      <w:r>
        <w:rPr>
          <w:rFonts w:ascii="宋体" w:hAnsi="宋体" w:eastAsia="宋体"/>
        </w:rPr>
        <w:br w:type="textWrapping"/>
      </w:r>
      <w:r>
        <w:rPr>
          <w:rFonts w:hint="eastAsia" w:ascii="宋体" w:hAnsi="宋体" w:eastAsia="宋体"/>
        </w:rPr>
        <w:t>bool向量B:[0,1,1,1,1,1,1,0]</w:t>
      </w:r>
      <w:r>
        <w:rPr>
          <w:rFonts w:ascii="宋体" w:hAnsi="宋体" w:eastAsia="宋体"/>
        </w:rPr>
        <w:br w:type="textWrapping"/>
      </w:r>
      <w:r>
        <w:rPr>
          <w:rFonts w:hint="eastAsia" w:ascii="宋体" w:hAnsi="宋体" w:eastAsia="宋体"/>
        </w:rPr>
        <w:t>bool向量C:[1,0,1,1,0,1,1,1]</w:t>
      </w:r>
      <w:r>
        <w:rPr>
          <w:rFonts w:ascii="宋体" w:hAnsi="宋体" w:eastAsia="宋体"/>
        </w:rPr>
        <w:br w:type="textWrapping"/>
      </w:r>
      <w:r>
        <w:rPr>
          <w:rFonts w:ascii="宋体" w:hAnsi="宋体" w:eastAsia="宋体"/>
        </w:rPr>
        <w:t>cos( A, B )=</w:t>
      </w:r>
      <w:r>
        <w:rPr>
          <w:rFonts w:hint="eastAsia" w:ascii="宋体" w:hAnsi="宋体" w:eastAsia="宋体"/>
        </w:rPr>
        <w:t>1-</w:t>
      </w:r>
      <w:r>
        <w:rPr>
          <w:rFonts w:ascii="宋体" w:hAnsi="宋体" w:eastAsia="宋体"/>
        </w:rPr>
        <w:t>4/6</w:t>
      </w:r>
      <w:r>
        <w:rPr>
          <w:rFonts w:hint="eastAsia" w:ascii="宋体" w:hAnsi="宋体" w:eastAsia="宋体"/>
        </w:rPr>
        <w:t>=2</w:t>
      </w:r>
      <w:r>
        <w:rPr>
          <w:rFonts w:ascii="宋体" w:hAnsi="宋体" w:eastAsia="宋体"/>
        </w:rPr>
        <w:t>/6; cos( A, C)=</w:t>
      </w:r>
      <w:r>
        <w:rPr>
          <w:rFonts w:hint="eastAsia" w:ascii="宋体" w:hAnsi="宋体" w:eastAsia="宋体"/>
        </w:rPr>
        <w:t xml:space="preserve"> 1-</w:t>
      </w:r>
      <w:r>
        <w:rPr>
          <w:rFonts w:ascii="宋体" w:hAnsi="宋体" w:eastAsia="宋体"/>
        </w:rPr>
        <w:t>4/6</w:t>
      </w:r>
      <w:r>
        <w:rPr>
          <w:rFonts w:hint="eastAsia" w:ascii="宋体" w:hAnsi="宋体" w:eastAsia="宋体"/>
        </w:rPr>
        <w:t>=2</w:t>
      </w:r>
      <w:r>
        <w:rPr>
          <w:rFonts w:ascii="宋体" w:hAnsi="宋体" w:eastAsia="宋体"/>
        </w:rPr>
        <w:t>/6; cos(B, C )=</w:t>
      </w:r>
      <w:r>
        <w:rPr>
          <w:rFonts w:hint="eastAsia" w:ascii="宋体" w:hAnsi="宋体" w:eastAsia="宋体"/>
        </w:rPr>
        <w:t xml:space="preserve"> 1-</w:t>
      </w:r>
      <w:r>
        <w:rPr>
          <w:rFonts w:ascii="宋体" w:hAnsi="宋体" w:eastAsia="宋体"/>
        </w:rPr>
        <w:t>4/6</w:t>
      </w:r>
      <w:r>
        <w:rPr>
          <w:rFonts w:hint="eastAsia" w:ascii="宋体" w:hAnsi="宋体" w:eastAsia="宋体"/>
        </w:rPr>
        <w:t>=2</w:t>
      </w:r>
      <w:r>
        <w:rPr>
          <w:rFonts w:ascii="宋体" w:hAnsi="宋体" w:eastAsia="宋体"/>
        </w:rPr>
        <w:t>/6;</w:t>
      </w:r>
    </w:p>
    <w:p w14:paraId="70DB7B2F">
      <w:pPr>
        <w:pStyle w:val="30"/>
        <w:ind w:left="840" w:firstLine="630" w:firstLineChars="300"/>
        <w:rPr>
          <w:rFonts w:hint="eastAsia"/>
        </w:rPr>
      </w:pPr>
    </w:p>
    <w:p w14:paraId="08569D31">
      <w:pPr>
        <w:pStyle w:val="30"/>
        <w:ind w:left="840" w:firstLine="630" w:firstLineChars="300"/>
        <w:rPr>
          <w:rFonts w:hint="eastAsia"/>
          <w:b/>
          <w:bCs/>
        </w:rPr>
      </w:pPr>
      <w:r>
        <w:t>c)</w:t>
      </w:r>
      <w:r>
        <w:rPr>
          <w:rFonts w:hint="eastAsia"/>
        </w:rPr>
        <w:t>阈值处理后</w:t>
      </w:r>
    </w:p>
    <w:p w14:paraId="35B21479">
      <w:pPr>
        <w:ind w:left="1680" w:leftChars="800"/>
        <w:rPr>
          <w:rFonts w:hint="eastAsia"/>
        </w:rPr>
      </w:pPr>
      <w:r>
        <w:rPr>
          <w:rFonts w:hint="eastAsia"/>
        </w:rPr>
        <w:t>A与B交集{b,d}，A与B并集{a,b,c,d,g}，</w:t>
      </w:r>
      <w:r>
        <w:t>J(AB)=</w:t>
      </w:r>
      <w:r>
        <w:rPr>
          <w:rFonts w:hint="eastAsia"/>
        </w:rPr>
        <w:t>1-2</w:t>
      </w:r>
      <w:r>
        <w:t>/</w:t>
      </w:r>
      <w:r>
        <w:rPr>
          <w:rFonts w:hint="eastAsia"/>
        </w:rPr>
        <w:t>5=</w:t>
      </w:r>
      <w:r>
        <w:t xml:space="preserve"> </w:t>
      </w:r>
      <w:r>
        <w:rPr>
          <w:rFonts w:hint="eastAsia"/>
        </w:rPr>
        <w:t>3</w:t>
      </w:r>
      <w:r>
        <w:t>/</w:t>
      </w:r>
      <w:r>
        <w:rPr>
          <w:rFonts w:hint="eastAsia"/>
        </w:rPr>
        <w:t>5。</w:t>
      </w:r>
    </w:p>
    <w:p w14:paraId="4C97B069">
      <w:pPr>
        <w:ind w:left="1680" w:leftChars="800"/>
        <w:rPr>
          <w:rFonts w:hint="eastAsia"/>
        </w:rPr>
      </w:pPr>
      <w:r>
        <w:rPr>
          <w:rFonts w:hint="eastAsia"/>
        </w:rPr>
        <w:t>A与C交集{d,g}，A与C并集{a,b,d,f,g,h}，</w:t>
      </w:r>
      <w:r>
        <w:t>J(AC)=</w:t>
      </w:r>
      <w:r>
        <w:rPr>
          <w:rFonts w:hint="eastAsia"/>
        </w:rPr>
        <w:t xml:space="preserve"> 1-2</w:t>
      </w:r>
      <w:r>
        <w:t>/</w:t>
      </w:r>
      <w:r>
        <w:rPr>
          <w:rFonts w:hint="eastAsia"/>
        </w:rPr>
        <w:t>6=</w:t>
      </w:r>
      <w:r>
        <w:t xml:space="preserve"> 4/</w:t>
      </w:r>
      <w:r>
        <w:rPr>
          <w:rFonts w:hint="eastAsia"/>
        </w:rPr>
        <w:t>6。</w:t>
      </w:r>
    </w:p>
    <w:p w14:paraId="0134B51E">
      <w:pPr>
        <w:ind w:left="1680" w:leftChars="800"/>
        <w:rPr>
          <w:rFonts w:hint="eastAsia"/>
        </w:rPr>
      </w:pPr>
      <w:r>
        <w:rPr>
          <w:rFonts w:hint="eastAsia"/>
        </w:rPr>
        <w:t>B与C交集{d}，B与C并集{b,c,d,f,g,h}，</w:t>
      </w:r>
      <w:r>
        <w:t>J(AC)=</w:t>
      </w:r>
      <w:r>
        <w:rPr>
          <w:rFonts w:hint="eastAsia"/>
        </w:rPr>
        <w:t xml:space="preserve"> 1-1</w:t>
      </w:r>
      <w:r>
        <w:t>/</w:t>
      </w:r>
      <w:r>
        <w:rPr>
          <w:rFonts w:hint="eastAsia"/>
        </w:rPr>
        <w:t>6=</w:t>
      </w:r>
      <w:r>
        <w:t xml:space="preserve"> </w:t>
      </w:r>
      <w:r>
        <w:rPr>
          <w:rFonts w:hint="eastAsia"/>
        </w:rPr>
        <w:t>5</w:t>
      </w:r>
      <w:r>
        <w:t>/</w:t>
      </w:r>
      <w:r>
        <w:rPr>
          <w:rFonts w:hint="eastAsia"/>
        </w:rPr>
        <w:t>6。</w:t>
      </w:r>
    </w:p>
    <w:p w14:paraId="77AAB269">
      <w:pPr>
        <w:pStyle w:val="30"/>
        <w:ind w:left="840" w:firstLine="630" w:firstLineChars="300"/>
        <w:rPr>
          <w:rFonts w:hint="eastAsia"/>
        </w:rPr>
      </w:pPr>
    </w:p>
    <w:p w14:paraId="5990192B">
      <w:pPr>
        <w:pStyle w:val="30"/>
        <w:ind w:left="840" w:firstLine="630" w:firstLineChars="300"/>
        <w:rPr>
          <w:rFonts w:hint="eastAsia"/>
          <w:b/>
          <w:bCs/>
        </w:rPr>
      </w:pPr>
      <w:r>
        <w:t>d) cos( A, B )=</w:t>
      </w:r>
      <m:oMath>
        <m:r>
          <m:rPr/>
          <w:rPr>
            <w:rFonts w:ascii="Cambria Math" w:hAnsi="Cambria Math"/>
          </w:rPr>
          <m:t>1−1/</m:t>
        </m:r>
        <m:rad>
          <m:radPr>
            <m:degHide m:val="1"/>
            <m:ctrlPr>
              <w:rPr>
                <w:rFonts w:ascii="Cambria Math" w:hAnsi="Cambria Math"/>
                <w:i/>
              </w:rPr>
            </m:ctrlPr>
          </m:radPr>
          <m:deg>
            <m:ctrlPr>
              <w:rPr>
                <w:rFonts w:ascii="Cambria Math" w:hAnsi="Cambria Math"/>
                <w:i/>
              </w:rPr>
            </m:ctrlPr>
          </m:deg>
          <m:e>
            <m:r>
              <m:rPr/>
              <w:rPr>
                <w:rFonts w:ascii="Cambria Math" w:hAnsi="Cambria Math"/>
              </w:rPr>
              <m:t>3</m:t>
            </m:r>
            <m:ctrlPr>
              <w:rPr>
                <w:rFonts w:ascii="Cambria Math" w:hAnsi="Cambria Math"/>
                <w:i/>
              </w:rPr>
            </m:ctrlPr>
          </m:e>
        </m:rad>
      </m:oMath>
      <w:r>
        <w:t>; cos( A, C)=</w:t>
      </w:r>
      <w:r>
        <w:rPr>
          <w:rFonts w:hint="eastAsia"/>
        </w:rPr>
        <w:t>1-1/2=1/2</w:t>
      </w:r>
      <w:r>
        <w:t>; cos(B, C )=</w:t>
      </w:r>
      <w:r>
        <w:rPr>
          <w:rFonts w:ascii="Cambria Math" w:hAnsi="Cambria Math"/>
          <w:i/>
        </w:rPr>
        <w:t xml:space="preserve"> </w:t>
      </w:r>
      <m:oMath>
        <m:r>
          <m:rPr/>
          <w:rPr>
            <w:rFonts w:ascii="Cambria Math" w:hAnsi="Cambria Math"/>
          </w:rPr>
          <m:t>1−1/(2∙</m:t>
        </m:r>
        <m:rad>
          <m:radPr>
            <m:degHide m:val="1"/>
            <m:ctrlPr>
              <w:rPr>
                <w:rFonts w:ascii="Cambria Math" w:hAnsi="Cambria Math"/>
                <w:i/>
              </w:rPr>
            </m:ctrlPr>
          </m:radPr>
          <m:deg>
            <m:ctrlPr>
              <w:rPr>
                <w:rFonts w:ascii="Cambria Math" w:hAnsi="Cambria Math"/>
                <w:i/>
              </w:rPr>
            </m:ctrlPr>
          </m:deg>
          <m:e>
            <m:r>
              <m:rPr/>
              <w:rPr>
                <w:rFonts w:ascii="Cambria Math" w:hAnsi="Cambria Math"/>
              </w:rPr>
              <m:t>3</m:t>
            </m:r>
            <m:ctrlPr>
              <w:rPr>
                <w:rFonts w:ascii="Cambria Math" w:hAnsi="Cambria Math"/>
                <w:i/>
              </w:rPr>
            </m:ctrlPr>
          </m:e>
        </m:rad>
        <m:r>
          <m:rPr/>
          <w:rPr>
            <w:rFonts w:ascii="Cambria Math" w:hAnsi="Cambria Math"/>
          </w:rPr>
          <m:t>)</m:t>
        </m:r>
      </m:oMath>
      <w:r>
        <w:t>;</w:t>
      </w:r>
    </w:p>
    <w:p w14:paraId="153DBEF0">
      <w:pPr>
        <w:pStyle w:val="30"/>
        <w:ind w:left="840" w:firstLine="630" w:firstLineChars="300"/>
        <w:rPr>
          <w:rFonts w:hint="eastAsia"/>
        </w:rPr>
      </w:pPr>
    </w:p>
    <w:p w14:paraId="3E3D9FD3">
      <w:pPr>
        <w:pStyle w:val="30"/>
        <w:ind w:left="840" w:firstLine="630" w:firstLineChars="300"/>
        <w:rPr>
          <w:rFonts w:hint="eastAsia"/>
          <w:b/>
          <w:bCs/>
        </w:rPr>
      </w:pPr>
      <w:r>
        <w:t xml:space="preserve">e) </w:t>
      </w:r>
      <w:r>
        <w:rPr>
          <w:rFonts w:hint="eastAsia"/>
        </w:rPr>
        <w:t>标准化后</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
        <w:gridCol w:w="921"/>
        <w:gridCol w:w="922"/>
        <w:gridCol w:w="922"/>
        <w:gridCol w:w="922"/>
        <w:gridCol w:w="922"/>
        <w:gridCol w:w="922"/>
        <w:gridCol w:w="922"/>
        <w:gridCol w:w="922"/>
      </w:tblGrid>
      <w:tr w14:paraId="4A217B9A">
        <w:tc>
          <w:tcPr>
            <w:tcW w:w="921" w:type="dxa"/>
          </w:tcPr>
          <w:p w14:paraId="37F66F19">
            <w:pPr>
              <w:pStyle w:val="12"/>
              <w:widowControl/>
              <w:spacing w:beforeAutospacing="0" w:afterAutospacing="0"/>
              <w:rPr>
                <w:rFonts w:ascii="Times New Roman" w:hAnsi="Times New Roman"/>
                <w:color w:val="000000" w:themeColor="text1"/>
                <w14:textFill>
                  <w14:solidFill>
                    <w14:schemeClr w14:val="tx1"/>
                  </w14:solidFill>
                </w14:textFill>
              </w:rPr>
            </w:pPr>
          </w:p>
        </w:tc>
        <w:tc>
          <w:tcPr>
            <w:tcW w:w="921" w:type="dxa"/>
          </w:tcPr>
          <w:p w14:paraId="0410D43F">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w:t>
            </w:r>
          </w:p>
        </w:tc>
        <w:tc>
          <w:tcPr>
            <w:tcW w:w="922" w:type="dxa"/>
          </w:tcPr>
          <w:p w14:paraId="14AB3747">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b</w:t>
            </w:r>
          </w:p>
        </w:tc>
        <w:tc>
          <w:tcPr>
            <w:tcW w:w="922" w:type="dxa"/>
          </w:tcPr>
          <w:p w14:paraId="07744FBA">
            <w:pPr>
              <w:pStyle w:val="12"/>
              <w:widowControl/>
              <w:spacing w:beforeAutospacing="0" w:afterAutospacing="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C</w:t>
            </w:r>
          </w:p>
        </w:tc>
        <w:tc>
          <w:tcPr>
            <w:tcW w:w="922" w:type="dxa"/>
          </w:tcPr>
          <w:p w14:paraId="14233723">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d</w:t>
            </w:r>
          </w:p>
        </w:tc>
        <w:tc>
          <w:tcPr>
            <w:tcW w:w="922" w:type="dxa"/>
          </w:tcPr>
          <w:p w14:paraId="260705C5">
            <w:pPr>
              <w:pStyle w:val="12"/>
              <w:widowControl/>
              <w:spacing w:beforeAutospacing="0" w:afterAutospacing="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e</w:t>
            </w:r>
          </w:p>
        </w:tc>
        <w:tc>
          <w:tcPr>
            <w:tcW w:w="922" w:type="dxa"/>
          </w:tcPr>
          <w:p w14:paraId="7675180D">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f</w:t>
            </w:r>
          </w:p>
        </w:tc>
        <w:tc>
          <w:tcPr>
            <w:tcW w:w="922" w:type="dxa"/>
          </w:tcPr>
          <w:p w14:paraId="0528A17D">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g</w:t>
            </w:r>
          </w:p>
        </w:tc>
        <w:tc>
          <w:tcPr>
            <w:tcW w:w="922" w:type="dxa"/>
          </w:tcPr>
          <w:p w14:paraId="02C7E825">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h</w:t>
            </w:r>
          </w:p>
        </w:tc>
      </w:tr>
      <w:tr w14:paraId="52965E04">
        <w:tc>
          <w:tcPr>
            <w:tcW w:w="921" w:type="dxa"/>
          </w:tcPr>
          <w:p w14:paraId="018FAA94">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w:t>
            </w:r>
          </w:p>
        </w:tc>
        <w:tc>
          <w:tcPr>
            <w:tcW w:w="921" w:type="dxa"/>
          </w:tcPr>
          <w:p w14:paraId="7F8F9BE5">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0.67</w:t>
            </w:r>
          </w:p>
        </w:tc>
        <w:tc>
          <w:tcPr>
            <w:tcW w:w="922" w:type="dxa"/>
          </w:tcPr>
          <w:p w14:paraId="435C9FDF">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1.67</w:t>
            </w:r>
          </w:p>
        </w:tc>
        <w:tc>
          <w:tcPr>
            <w:tcW w:w="922" w:type="dxa"/>
          </w:tcPr>
          <w:p w14:paraId="536E00CE">
            <w:pPr>
              <w:pStyle w:val="12"/>
              <w:widowControl/>
              <w:spacing w:beforeAutospacing="0" w:afterAutospacing="0"/>
              <w:rPr>
                <w:rFonts w:ascii="Times New Roman" w:hAnsi="Times New Roman"/>
                <w:color w:val="000000" w:themeColor="text1"/>
                <w14:textFill>
                  <w14:solidFill>
                    <w14:schemeClr w14:val="tx1"/>
                  </w14:solidFill>
                </w14:textFill>
              </w:rPr>
            </w:pPr>
          </w:p>
        </w:tc>
        <w:tc>
          <w:tcPr>
            <w:tcW w:w="922" w:type="dxa"/>
          </w:tcPr>
          <w:p w14:paraId="3E21D406">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1.67</w:t>
            </w:r>
          </w:p>
        </w:tc>
        <w:tc>
          <w:tcPr>
            <w:tcW w:w="922" w:type="dxa"/>
          </w:tcPr>
          <w:p w14:paraId="32CFC751">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-2.33</w:t>
            </w:r>
          </w:p>
        </w:tc>
        <w:tc>
          <w:tcPr>
            <w:tcW w:w="922" w:type="dxa"/>
          </w:tcPr>
          <w:p w14:paraId="681E3FCC">
            <w:pPr>
              <w:pStyle w:val="12"/>
              <w:widowControl/>
              <w:spacing w:beforeAutospacing="0" w:afterAutospacing="0"/>
              <w:rPr>
                <w:rFonts w:ascii="Times New Roman" w:hAnsi="Times New Roman"/>
                <w:color w:val="000000" w:themeColor="text1"/>
                <w14:textFill>
                  <w14:solidFill>
                    <w14:schemeClr w14:val="tx1"/>
                  </w14:solidFill>
                </w14:textFill>
              </w:rPr>
            </w:pPr>
          </w:p>
        </w:tc>
        <w:tc>
          <w:tcPr>
            <w:tcW w:w="922" w:type="dxa"/>
          </w:tcPr>
          <w:p w14:paraId="6B8258FD">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-0.33</w:t>
            </w:r>
          </w:p>
        </w:tc>
        <w:tc>
          <w:tcPr>
            <w:tcW w:w="922" w:type="dxa"/>
          </w:tcPr>
          <w:p w14:paraId="029CC0A0">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-1.33</w:t>
            </w:r>
          </w:p>
        </w:tc>
      </w:tr>
      <w:tr w14:paraId="08936FD1">
        <w:tc>
          <w:tcPr>
            <w:tcW w:w="921" w:type="dxa"/>
          </w:tcPr>
          <w:p w14:paraId="6DA19984">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B</w:t>
            </w:r>
          </w:p>
        </w:tc>
        <w:tc>
          <w:tcPr>
            <w:tcW w:w="921" w:type="dxa"/>
          </w:tcPr>
          <w:p w14:paraId="6B8B5A88">
            <w:pPr>
              <w:pStyle w:val="12"/>
              <w:widowControl/>
              <w:spacing w:beforeAutospacing="0" w:afterAutospacing="0"/>
              <w:rPr>
                <w:rFonts w:ascii="Times New Roman" w:hAnsi="Times New Roman"/>
                <w:color w:val="000000" w:themeColor="text1"/>
                <w14:textFill>
                  <w14:solidFill>
                    <w14:schemeClr w14:val="tx1"/>
                  </w14:solidFill>
                </w14:textFill>
              </w:rPr>
            </w:pPr>
          </w:p>
        </w:tc>
        <w:tc>
          <w:tcPr>
            <w:tcW w:w="922" w:type="dxa"/>
          </w:tcPr>
          <w:p w14:paraId="5C1CFDBA">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0.67</w:t>
            </w:r>
          </w:p>
        </w:tc>
        <w:tc>
          <w:tcPr>
            <w:tcW w:w="922" w:type="dxa"/>
          </w:tcPr>
          <w:p w14:paraId="5F3EBF2E">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1.67</w:t>
            </w:r>
          </w:p>
        </w:tc>
        <w:tc>
          <w:tcPr>
            <w:tcW w:w="922" w:type="dxa"/>
          </w:tcPr>
          <w:p w14:paraId="05393629">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0.67</w:t>
            </w:r>
          </w:p>
        </w:tc>
        <w:tc>
          <w:tcPr>
            <w:tcW w:w="922" w:type="dxa"/>
          </w:tcPr>
          <w:p w14:paraId="7EDF6C54">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-1.33</w:t>
            </w:r>
          </w:p>
        </w:tc>
        <w:tc>
          <w:tcPr>
            <w:tcW w:w="922" w:type="dxa"/>
          </w:tcPr>
          <w:p w14:paraId="5C4BBD83">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-0.33</w:t>
            </w:r>
          </w:p>
        </w:tc>
        <w:tc>
          <w:tcPr>
            <w:tcW w:w="922" w:type="dxa"/>
          </w:tcPr>
          <w:p w14:paraId="60B2331D">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-1.33</w:t>
            </w:r>
          </w:p>
        </w:tc>
        <w:tc>
          <w:tcPr>
            <w:tcW w:w="922" w:type="dxa"/>
          </w:tcPr>
          <w:p w14:paraId="2F5FC849">
            <w:pPr>
              <w:pStyle w:val="12"/>
              <w:widowControl/>
              <w:spacing w:beforeAutospacing="0" w:afterAutospacing="0"/>
              <w:rPr>
                <w:rFonts w:ascii="Times New Roman" w:hAnsi="Times New Roman"/>
                <w:color w:val="000000" w:themeColor="text1"/>
                <w14:textFill>
                  <w14:solidFill>
                    <w14:schemeClr w14:val="tx1"/>
                  </w14:solidFill>
                </w14:textFill>
              </w:rPr>
            </w:pPr>
          </w:p>
        </w:tc>
      </w:tr>
      <w:tr w14:paraId="4C78C2BF">
        <w:tc>
          <w:tcPr>
            <w:tcW w:w="921" w:type="dxa"/>
          </w:tcPr>
          <w:p w14:paraId="1B35497E">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w:t>
            </w:r>
          </w:p>
        </w:tc>
        <w:tc>
          <w:tcPr>
            <w:tcW w:w="921" w:type="dxa"/>
          </w:tcPr>
          <w:p w14:paraId="665132D3">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w:t>
            </w:r>
          </w:p>
        </w:tc>
        <w:tc>
          <w:tcPr>
            <w:tcW w:w="922" w:type="dxa"/>
          </w:tcPr>
          <w:p w14:paraId="5417B081">
            <w:pPr>
              <w:pStyle w:val="12"/>
              <w:widowControl/>
              <w:spacing w:beforeAutospacing="0" w:afterAutospacing="0"/>
              <w:rPr>
                <w:rFonts w:ascii="Times New Roman" w:hAnsi="Times New Roman"/>
                <w:color w:val="000000" w:themeColor="text1"/>
                <w14:textFill>
                  <w14:solidFill>
                    <w14:schemeClr w14:val="tx1"/>
                  </w14:solidFill>
                </w14:textFill>
              </w:rPr>
            </w:pPr>
          </w:p>
        </w:tc>
        <w:tc>
          <w:tcPr>
            <w:tcW w:w="922" w:type="dxa"/>
          </w:tcPr>
          <w:p w14:paraId="2BDB1543">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-2</w:t>
            </w:r>
          </w:p>
        </w:tc>
        <w:tc>
          <w:tcPr>
            <w:tcW w:w="922" w:type="dxa"/>
          </w:tcPr>
          <w:p w14:paraId="0ECB815C">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0</w:t>
            </w:r>
          </w:p>
        </w:tc>
        <w:tc>
          <w:tcPr>
            <w:tcW w:w="922" w:type="dxa"/>
          </w:tcPr>
          <w:p w14:paraId="302E6DFB">
            <w:pPr>
              <w:pStyle w:val="12"/>
              <w:widowControl/>
              <w:spacing w:beforeAutospacing="0" w:afterAutospacing="0"/>
              <w:rPr>
                <w:rFonts w:ascii="Times New Roman" w:hAnsi="Times New Roman"/>
                <w:color w:val="000000" w:themeColor="text1"/>
                <w14:textFill>
                  <w14:solidFill>
                    <w14:schemeClr w14:val="tx1"/>
                  </w14:solidFill>
                </w14:textFill>
              </w:rPr>
            </w:pPr>
          </w:p>
        </w:tc>
        <w:tc>
          <w:tcPr>
            <w:tcW w:w="922" w:type="dxa"/>
          </w:tcPr>
          <w:p w14:paraId="003DFB92">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w:t>
            </w:r>
          </w:p>
        </w:tc>
        <w:tc>
          <w:tcPr>
            <w:tcW w:w="922" w:type="dxa"/>
          </w:tcPr>
          <w:p w14:paraId="64E8CB28">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2</w:t>
            </w:r>
          </w:p>
        </w:tc>
        <w:tc>
          <w:tcPr>
            <w:tcW w:w="922" w:type="dxa"/>
          </w:tcPr>
          <w:p w14:paraId="51C6A36F">
            <w:pPr>
              <w:pStyle w:val="12"/>
              <w:widowControl/>
              <w:spacing w:beforeAutospacing="0" w:afterAutospacing="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0</w:t>
            </w:r>
          </w:p>
        </w:tc>
      </w:tr>
    </w:tbl>
    <w:p w14:paraId="777E00ED">
      <w:pPr>
        <w:rPr>
          <w:rFonts w:hint="eastAsia"/>
        </w:rPr>
      </w:pPr>
    </w:p>
    <w:p w14:paraId="34D9D04B">
      <w:pPr>
        <w:pStyle w:val="30"/>
        <w:ind w:left="1470"/>
        <w:rPr>
          <w:rFonts w:hint="eastAsia"/>
          <w:b/>
          <w:bCs/>
        </w:rPr>
      </w:pPr>
      <w:r>
        <w:rPr>
          <w:rFonts w:hint="eastAsia"/>
        </w:rPr>
        <w:t>f）</w:t>
      </w:r>
      <w:r>
        <w:br w:type="textWrapping"/>
      </w:r>
      <w:r>
        <w:rPr>
          <w:rFonts w:hint="eastAsia"/>
        </w:rPr>
        <w:t>A向量：[0.67,1.67,0,1.67,-2.33,0,-0.33,-1.33]</w:t>
      </w:r>
      <w:r>
        <w:br w:type="textWrapping"/>
      </w:r>
      <w:r>
        <w:rPr>
          <w:rFonts w:hint="eastAsia"/>
        </w:rPr>
        <w:t>B</w:t>
      </w:r>
      <w:r>
        <w:t>向量：[0,</w:t>
      </w:r>
      <w:r>
        <w:rPr>
          <w:rFonts w:hint="eastAsia"/>
        </w:rPr>
        <w:t>0</w:t>
      </w:r>
      <w:r>
        <w:t>.67,1.67,</w:t>
      </w:r>
      <w:r>
        <w:rPr>
          <w:rFonts w:hint="eastAsia"/>
        </w:rPr>
        <w:t>0.67</w:t>
      </w:r>
      <w:r>
        <w:t>,-</w:t>
      </w:r>
      <w:r>
        <w:rPr>
          <w:rFonts w:hint="eastAsia"/>
        </w:rPr>
        <w:t>1</w:t>
      </w:r>
      <w:r>
        <w:t>.33,</w:t>
      </w:r>
      <w:r>
        <w:rPr>
          <w:rFonts w:hint="eastAsia"/>
        </w:rPr>
        <w:t>-0</w:t>
      </w:r>
      <w:r>
        <w:t>.33</w:t>
      </w:r>
      <w:r>
        <w:rPr>
          <w:rFonts w:hint="eastAsia"/>
        </w:rPr>
        <w:t>,-1.33,0</w:t>
      </w:r>
      <w:r>
        <w:t>]</w:t>
      </w:r>
      <w:r>
        <w:br w:type="textWrapping"/>
      </w:r>
      <w:r>
        <w:rPr>
          <w:rFonts w:hint="eastAsia"/>
        </w:rPr>
        <w:t>C向量：[-1,0,-2,0,0,1,2,0]</w:t>
      </w:r>
    </w:p>
    <w:p w14:paraId="3E8153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70" w:leftChars="700"/>
        <w:jc w:val="left"/>
        <w:rPr>
          <w:rFonts w:hint="eastAsia" w:ascii="宋体" w:hAnsi="宋体" w:eastAsia="宋体" w:cs="宋体"/>
          <w:kern w:val="0"/>
          <w:sz w:val="24"/>
          <w:szCs w:val="24"/>
        </w:rPr>
      </w:pPr>
      <w:r>
        <w:rPr>
          <w:rFonts w:hint="eastAsia" w:ascii="宋体" w:hAnsi="宋体" w:eastAsia="宋体" w:cs="宋体"/>
          <w:kern w:val="0"/>
          <w:sz w:val="24"/>
          <w:szCs w:val="24"/>
        </w:rPr>
        <w:t>cos(</w:t>
      </w:r>
      <w:r>
        <w:rPr>
          <w:rFonts w:ascii="宋体" w:hAnsi="宋体" w:eastAsia="宋体" w:cs="宋体"/>
          <w:kern w:val="0"/>
          <w:sz w:val="24"/>
          <w:szCs w:val="24"/>
        </w:rPr>
        <w:t>A,B</w:t>
      </w:r>
      <w:r>
        <w:rPr>
          <w:rFonts w:hint="eastAsia" w:ascii="宋体" w:hAnsi="宋体" w:eastAsia="宋体" w:cs="宋体"/>
          <w:kern w:val="0"/>
          <w:sz w:val="24"/>
          <w:szCs w:val="24"/>
        </w:rPr>
        <w:t>)=</w:t>
      </w:r>
      <w:r>
        <w:rPr>
          <w:rFonts w:ascii="宋体" w:hAnsi="宋体" w:eastAsia="宋体" w:cs="宋体"/>
          <w:kern w:val="0"/>
          <w:sz w:val="24"/>
          <w:szCs w:val="24"/>
        </w:rPr>
        <w:t xml:space="preserve"> 0.41</w:t>
      </w:r>
      <w:r>
        <w:rPr>
          <w:rFonts w:hint="eastAsia" w:ascii="宋体" w:hAnsi="宋体" w:eastAsia="宋体" w:cs="宋体"/>
          <w:kern w:val="0"/>
          <w:sz w:val="24"/>
          <w:szCs w:val="24"/>
        </w:rPr>
        <w:t>6</w:t>
      </w:r>
    </w:p>
    <w:p w14:paraId="02773F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70" w:leftChars="700"/>
        <w:jc w:val="left"/>
        <w:rPr>
          <w:rFonts w:hint="eastAsia" w:ascii="宋体" w:hAnsi="宋体" w:eastAsia="宋体" w:cs="宋体"/>
          <w:kern w:val="0"/>
          <w:sz w:val="24"/>
          <w:szCs w:val="24"/>
        </w:rPr>
      </w:pPr>
      <w:r>
        <w:rPr>
          <w:rFonts w:hint="eastAsia" w:ascii="宋体" w:hAnsi="宋体" w:eastAsia="宋体" w:cs="宋体"/>
          <w:kern w:val="0"/>
          <w:sz w:val="24"/>
          <w:szCs w:val="24"/>
        </w:rPr>
        <w:t>cos(</w:t>
      </w:r>
      <w:r>
        <w:rPr>
          <w:rFonts w:ascii="宋体" w:hAnsi="宋体" w:eastAsia="宋体" w:cs="宋体"/>
          <w:kern w:val="0"/>
          <w:sz w:val="24"/>
          <w:szCs w:val="24"/>
        </w:rPr>
        <w:t>A,C</w:t>
      </w:r>
      <w:r>
        <w:rPr>
          <w:rFonts w:hint="eastAsia" w:ascii="宋体" w:hAnsi="宋体" w:eastAsia="宋体" w:cs="宋体"/>
          <w:kern w:val="0"/>
          <w:sz w:val="24"/>
          <w:szCs w:val="24"/>
        </w:rPr>
        <w:t>)=</w:t>
      </w:r>
      <w:r>
        <w:rPr>
          <w:rFonts w:ascii="宋体" w:hAnsi="宋体" w:eastAsia="宋体" w:cs="宋体"/>
          <w:kern w:val="0"/>
          <w:sz w:val="24"/>
          <w:szCs w:val="24"/>
        </w:rPr>
        <w:t xml:space="preserve"> 1.115</w:t>
      </w:r>
    </w:p>
    <w:p w14:paraId="08C056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70" w:leftChars="700"/>
        <w:jc w:val="left"/>
        <w:rPr>
          <w:rFonts w:hint="eastAsia" w:ascii="宋体" w:hAnsi="宋体" w:eastAsia="宋体" w:cs="宋体"/>
          <w:kern w:val="0"/>
          <w:sz w:val="24"/>
          <w:szCs w:val="24"/>
        </w:rPr>
      </w:pPr>
      <w:r>
        <w:rPr>
          <w:rFonts w:hint="eastAsia" w:ascii="宋体" w:hAnsi="宋体" w:eastAsia="宋体" w:cs="宋体"/>
          <w:kern w:val="0"/>
          <w:sz w:val="24"/>
          <w:szCs w:val="24"/>
        </w:rPr>
        <w:t>cos(</w:t>
      </w:r>
      <w:r>
        <w:rPr>
          <w:rFonts w:ascii="宋体" w:hAnsi="宋体" w:eastAsia="宋体" w:cs="宋体"/>
          <w:kern w:val="0"/>
          <w:sz w:val="24"/>
          <w:szCs w:val="24"/>
        </w:rPr>
        <w:t>B,C</w:t>
      </w:r>
      <w:r>
        <w:rPr>
          <w:rFonts w:hint="eastAsia" w:ascii="宋体" w:hAnsi="宋体" w:eastAsia="宋体" w:cs="宋体"/>
          <w:kern w:val="0"/>
          <w:sz w:val="24"/>
          <w:szCs w:val="24"/>
        </w:rPr>
        <w:t>)=</w:t>
      </w:r>
      <w:r>
        <w:rPr>
          <w:rFonts w:ascii="宋体" w:hAnsi="宋体" w:eastAsia="宋体" w:cs="宋体"/>
          <w:kern w:val="0"/>
          <w:sz w:val="24"/>
          <w:szCs w:val="24"/>
        </w:rPr>
        <w:t xml:space="preserve"> 1.739</w:t>
      </w:r>
    </w:p>
    <w:p w14:paraId="7A1192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70" w:leftChars="700"/>
        <w:jc w:val="left"/>
        <w:rPr>
          <w:rFonts w:hint="eastAsia" w:ascii="宋体" w:hAnsi="宋体" w:eastAsia="宋体" w:cs="宋体"/>
          <w:kern w:val="0"/>
          <w:sz w:val="24"/>
          <w:szCs w:val="24"/>
        </w:rPr>
      </w:pPr>
    </w:p>
    <w:p w14:paraId="297223C8">
      <w:pPr>
        <w:ind w:left="360" w:firstLineChars="0"/>
        <w:rPr>
          <w:ins w:id="132" w:author="包子姐" w:date="2026-06-21T21:43:16Z"/>
          <w:rStyle w:val="23"/>
        </w:rPr>
        <w:pPrChange w:id="131" w:author="包子姐" w:date="2026-06-21T21:43:16Z">
          <w:pPr>
            <w:pStyle w:val="5"/>
            <w:spacing w:line="240" w:lineRule="exact"/>
            <w:ind w:left="360" w:firstLine="0" w:firstLineChars="0"/>
          </w:pPr>
        </w:pPrChange>
      </w:pPr>
      <w:ins w:id="133" w:author="包子姐" w:date="2026-06-21T21:43:16Z">
        <w:r>
          <w:rPr>
            <w:rStyle w:val="23"/>
          </w:rPr>
          <w:br w:type="page"/>
        </w:r>
      </w:ins>
    </w:p>
    <w:p w14:paraId="6B18109A">
      <w:pPr>
        <w:pStyle w:val="5"/>
        <w:spacing w:line="240" w:lineRule="exact"/>
        <w:ind w:left="360" w:firstLine="0" w:firstLineChars="0"/>
        <w:rPr>
          <w:ins w:id="134" w:author="包子姐" w:date="2026-06-21T21:43:32Z"/>
          <w:rStyle w:val="23"/>
          <w:rFonts w:hint="eastAsia"/>
          <w:highlight w:val="yellow"/>
          <w:lang w:val="en-US" w:eastAsia="zh-CN"/>
          <w:rPrChange w:id="135" w:author="包子姐" w:date="2026-06-27T09:20:31Z">
            <w:rPr>
              <w:ins w:id="136" w:author="包子姐" w:date="2026-06-21T21:43:32Z"/>
              <w:rStyle w:val="23"/>
              <w:rFonts w:hint="eastAsia"/>
              <w:lang w:val="en-US" w:eastAsia="zh-CN"/>
            </w:rPr>
          </w:rPrChange>
        </w:rPr>
      </w:pPr>
      <w:ins w:id="137" w:author="包子姐" w:date="2026-06-21T21:43:30Z">
        <w:r>
          <w:rPr>
            <w:rStyle w:val="23"/>
            <w:rFonts w:hint="eastAsia"/>
            <w:highlight w:val="yellow"/>
            <w:lang w:val="en-US" w:eastAsia="zh-CN"/>
            <w:rPrChange w:id="138" w:author="包子姐" w:date="2026-06-27T09:20:31Z">
              <w:rPr>
                <w:rStyle w:val="23"/>
                <w:rFonts w:hint="eastAsia"/>
                <w:lang w:val="en-US" w:eastAsia="zh-CN"/>
              </w:rPr>
            </w:rPrChange>
          </w:rPr>
          <w:t xml:space="preserve">9 </w:t>
        </w:r>
      </w:ins>
      <w:ins w:id="139" w:author="包子姐" w:date="2026-06-21T21:43:32Z">
        <w:r>
          <w:rPr>
            <w:rStyle w:val="23"/>
            <w:rFonts w:hint="eastAsia"/>
            <w:highlight w:val="yellow"/>
            <w:lang w:val="en-US" w:eastAsia="zh-CN"/>
            <w:rPrChange w:id="140" w:author="包子姐" w:date="2026-06-27T09:20:31Z">
              <w:rPr>
                <w:rStyle w:val="23"/>
                <w:rFonts w:hint="eastAsia"/>
                <w:lang w:val="en-US" w:eastAsia="zh-CN"/>
              </w:rPr>
            </w:rPrChange>
          </w:rPr>
          <w:t>数据流</w:t>
        </w:r>
      </w:ins>
    </w:p>
    <w:p w14:paraId="5DEC0386">
      <w:pPr>
        <w:pStyle w:val="5"/>
        <w:spacing w:line="240" w:lineRule="exact"/>
        <w:ind w:left="360" w:firstLine="0" w:firstLineChars="0"/>
        <w:rPr>
          <w:ins w:id="141" w:author="包子姐" w:date="2026-06-21T21:43:34Z"/>
          <w:rStyle w:val="23"/>
          <w:rFonts w:hint="eastAsia"/>
          <w:lang w:val="en-US" w:eastAsia="zh-CN"/>
        </w:rPr>
      </w:pPr>
    </w:p>
    <w:p w14:paraId="7DC3BC06">
      <w:pPr>
        <w:pStyle w:val="5"/>
        <w:spacing w:line="240" w:lineRule="exact"/>
        <w:ind w:left="360" w:firstLine="0" w:firstLineChars="0"/>
        <w:rPr>
          <w:ins w:id="142" w:author="包子姐" w:date="2026-06-21T21:43:18Z"/>
          <w:rStyle w:val="23"/>
          <w:rFonts w:hint="default"/>
          <w:lang w:val="en-US" w:eastAsia="zh-CN"/>
        </w:rPr>
      </w:pPr>
    </w:p>
    <w:p w14:paraId="0E7EEF2E">
      <w:pPr>
        <w:pStyle w:val="5"/>
        <w:spacing w:line="240" w:lineRule="exact"/>
        <w:ind w:left="360" w:firstLine="0" w:firstLineChars="0"/>
        <w:rPr>
          <w:rFonts w:hint="eastAsia" w:ascii="宋体" w:hAnsi="宋体" w:eastAsia="宋体"/>
        </w:rPr>
      </w:pPr>
      <w:r>
        <w:rPr>
          <w:rStyle w:val="23"/>
        </w:rPr>
        <w:t>4.3.1</w:t>
      </w:r>
      <w:r>
        <w:rPr>
          <w:rFonts w:hint="eastAsia" w:ascii="宋体" w:hAnsi="宋体" w:eastAsia="宋体"/>
        </w:rPr>
        <w:t xml:space="preserve"> </w:t>
      </w:r>
      <w:r>
        <w:rPr>
          <w:rFonts w:ascii="宋体" w:hAnsi="宋体" w:eastAsia="宋体"/>
        </w:rPr>
        <w:t>对于8billion bits的位数组,集合S有1billion个成员,如果使用三个哈希函数,计算误报率是多少?如果使用四个哈希函数又会是多少?</w:t>
      </w:r>
    </w:p>
    <w:p w14:paraId="71A70E6A">
      <w:pPr>
        <w:pStyle w:val="5"/>
        <w:spacing w:line="240" w:lineRule="exact"/>
        <w:ind w:left="360" w:firstLine="0" w:firstLineChars="0"/>
        <w:rPr>
          <w:rFonts w:hint="eastAsia" w:ascii="宋体" w:hAnsi="宋体" w:eastAsia="宋体"/>
        </w:rPr>
      </w:pPr>
    </w:p>
    <w:p w14:paraId="406E7EDA">
      <w:pPr>
        <w:pStyle w:val="5"/>
        <w:spacing w:line="240" w:lineRule="exact"/>
        <w:ind w:left="360" w:firstLine="0" w:firstLineChars="0"/>
        <w:rPr>
          <w:rFonts w:hint="eastAsia" w:ascii="宋体" w:hAnsi="宋体" w:eastAsia="宋体"/>
        </w:rPr>
      </w:pPr>
      <w:r>
        <w:rPr>
          <w:rFonts w:hint="eastAsia" w:ascii="宋体" w:hAnsi="宋体" w:eastAsia="宋体"/>
          <w:b/>
          <w:bCs/>
        </w:rPr>
        <w:t>参考答案：</w:t>
      </w:r>
      <w:r>
        <w:rPr>
          <w:rFonts w:hint="eastAsia" w:ascii="宋体" w:hAnsi="宋体" w:eastAsia="宋体"/>
        </w:rPr>
        <w:t>假阳率公式</w:t>
      </w:r>
      <m:oMath>
        <m:sSup>
          <m:sSupPr>
            <m:ctrlPr>
              <w:rPr>
                <w:rFonts w:ascii="Cambria Math" w:hAnsi="Cambria Math" w:eastAsia="宋体"/>
              </w:rPr>
            </m:ctrlPr>
          </m:sSupPr>
          <m:e>
            <m:r>
              <m:rPr>
                <m:sty m:val="p"/>
              </m:rPr>
              <w:rPr>
                <w:rFonts w:ascii="Cambria Math" w:hAnsi="Cambria Math" w:eastAsia="宋体"/>
              </w:rPr>
              <m:t>(1−</m:t>
            </m:r>
            <m:sSup>
              <m:sSupPr>
                <m:ctrlPr>
                  <w:rPr>
                    <w:rFonts w:ascii="Cambria Math" w:hAnsi="Cambria Math" w:eastAsia="宋体"/>
                  </w:rPr>
                </m:ctrlPr>
              </m:sSupPr>
              <m:e>
                <m:r>
                  <m:rPr/>
                  <w:rPr>
                    <w:rFonts w:ascii="Cambria Math" w:hAnsi="Cambria Math" w:eastAsia="宋体"/>
                  </w:rPr>
                  <m:t>e</m:t>
                </m:r>
                <m:ctrlPr>
                  <w:rPr>
                    <w:rFonts w:ascii="Cambria Math" w:hAnsi="Cambria Math" w:eastAsia="宋体"/>
                  </w:rPr>
                </m:ctrlPr>
              </m:e>
              <m:sup>
                <m:r>
                  <m:rPr>
                    <m:sty m:val="p"/>
                  </m:rPr>
                  <w:rPr>
                    <w:rFonts w:ascii="Cambria Math" w:hAnsi="Cambria Math" w:eastAsia="宋体"/>
                  </w:rPr>
                  <m:t>−</m:t>
                </m:r>
                <m:r>
                  <m:rPr/>
                  <w:rPr>
                    <w:rFonts w:ascii="Cambria Math" w:hAnsi="Cambria Math" w:eastAsia="宋体"/>
                  </w:rPr>
                  <m:t>km</m:t>
                </m:r>
                <m:r>
                  <m:rPr>
                    <m:sty m:val="p"/>
                  </m:rPr>
                  <w:rPr>
                    <w:rFonts w:ascii="Cambria Math" w:hAnsi="Cambria Math" w:eastAsia="宋体"/>
                  </w:rPr>
                  <m:t>/</m:t>
                </m:r>
                <m:r>
                  <m:rPr/>
                  <w:rPr>
                    <w:rFonts w:ascii="Cambria Math" w:hAnsi="Cambria Math" w:eastAsia="宋体"/>
                  </w:rPr>
                  <m:t>n</m:t>
                </m:r>
                <m:ctrlPr>
                  <w:rPr>
                    <w:rFonts w:ascii="Cambria Math" w:hAnsi="Cambria Math" w:eastAsia="宋体"/>
                  </w:rPr>
                </m:ctrlPr>
              </m:sup>
            </m:sSup>
            <m:r>
              <m:rPr>
                <m:sty m:val="p"/>
              </m:rPr>
              <w:rPr>
                <w:rFonts w:ascii="Cambria Math" w:hAnsi="Cambria Math" w:eastAsia="宋体"/>
              </w:rPr>
              <m:t>)</m:t>
            </m:r>
            <m:ctrlPr>
              <w:rPr>
                <w:rFonts w:ascii="Cambria Math" w:hAnsi="Cambria Math" w:eastAsia="宋体"/>
              </w:rPr>
            </m:ctrlPr>
          </m:e>
          <m:sup>
            <m:r>
              <m:rPr/>
              <w:rPr>
                <w:rFonts w:ascii="Cambria Math" w:hAnsi="Cambria Math" w:eastAsia="宋体"/>
              </w:rPr>
              <m:t>k</m:t>
            </m:r>
            <m:ctrlPr>
              <w:rPr>
                <w:rFonts w:ascii="Cambria Math" w:hAnsi="Cambria Math" w:eastAsia="宋体"/>
              </w:rPr>
            </m:ctrlPr>
          </m:sup>
        </m:sSup>
      </m:oMath>
      <w:r>
        <w:rPr>
          <w:rFonts w:hint="eastAsia" w:ascii="宋体" w:hAnsi="宋体" w:eastAsia="宋体"/>
        </w:rPr>
        <w:t>,其中</w:t>
      </w:r>
      <w:r>
        <w:rPr>
          <w:rFonts w:ascii="宋体" w:hAnsi="宋体" w:eastAsia="宋体"/>
        </w:rPr>
        <w:t>k 表示哈希函数的个数</w:t>
      </w:r>
      <w:r>
        <w:rPr>
          <w:rFonts w:hint="eastAsia" w:ascii="宋体" w:hAnsi="宋体" w:eastAsia="宋体"/>
        </w:rPr>
        <w:t>,</w:t>
      </w:r>
      <w:r>
        <w:rPr>
          <w:rFonts w:ascii="宋体" w:hAnsi="宋体" w:eastAsia="宋体"/>
        </w:rPr>
        <w:t>n 表示位数组的大小(布隆过滤器的长度),m 表示集合 S 中成员的总数</w:t>
      </w:r>
    </w:p>
    <w:p w14:paraId="67647237">
      <w:pPr>
        <w:pStyle w:val="5"/>
        <w:spacing w:line="240" w:lineRule="exact"/>
        <w:ind w:left="360" w:firstLine="0" w:firstLineChars="0"/>
        <w:rPr>
          <w:rFonts w:hint="eastAsia" w:cs="Times New Roman" w:asciiTheme="minorEastAsia" w:hAnsiTheme="minorEastAsia"/>
          <w:kern w:val="0"/>
          <w:sz w:val="24"/>
        </w:rPr>
      </w:pPr>
    </w:p>
    <w:p w14:paraId="4989F215">
      <w:pPr>
        <w:pStyle w:val="5"/>
        <w:spacing w:line="240" w:lineRule="exact"/>
        <w:ind w:left="360" w:firstLine="0" w:firstLineChars="0"/>
        <w:rPr>
          <w:rFonts w:hint="eastAsia" w:cs="Times New Roman" w:asciiTheme="minorEastAsia" w:hAnsiTheme="minorEastAsia"/>
          <w:color w:val="000000" w:themeColor="text1"/>
          <w14:textFill>
            <w14:solidFill>
              <w14:schemeClr w14:val="tx1"/>
            </w14:solidFill>
          </w14:textFill>
        </w:rPr>
      </w:pPr>
      <w:r>
        <w:rPr>
          <w:rFonts w:hint="eastAsia" w:ascii="宋体" w:hAnsi="宋体" w:eastAsia="宋体"/>
        </w:rPr>
        <w:t>那么k</w:t>
      </w:r>
      <w:r>
        <w:rPr>
          <w:rFonts w:ascii="宋体" w:hAnsi="宋体" w:eastAsia="宋体"/>
        </w:rPr>
        <w:t>=3</w:t>
      </w:r>
      <w:r>
        <w:rPr>
          <w:rFonts w:hint="eastAsia" w:ascii="宋体" w:hAnsi="宋体" w:eastAsia="宋体"/>
        </w:rPr>
        <w:t>时</w:t>
      </w:r>
      <w:r>
        <w:rPr>
          <w:rFonts w:hint="eastAsia" w:cs="Times New Roman" w:asciiTheme="minorEastAsia" w:hAnsiTheme="minorEastAsia"/>
          <w:kern w:val="0"/>
          <w:sz w:val="24"/>
        </w:rPr>
        <w:t>，</w:t>
      </w:r>
      <m:oMath>
        <m:sSup>
          <m:sSupPr>
            <m:ctrlPr>
              <w:rPr>
                <w:rFonts w:ascii="Cambria Math" w:hAnsi="Cambria Math" w:eastAsia="微软雅黑"/>
                <w:color w:val="000000" w:themeColor="text1"/>
                <w14:textFill>
                  <w14:solidFill>
                    <w14:schemeClr w14:val="tx1"/>
                  </w14:solidFill>
                </w14:textFill>
              </w:rPr>
            </m:ctrlPr>
          </m:sSupPr>
          <m:e>
            <m:r>
              <m:rPr/>
              <w:rPr>
                <w:rFonts w:ascii="Cambria Math" w:hAnsi="Cambria Math" w:eastAsia="微软雅黑"/>
                <w:color w:val="000000" w:themeColor="text1"/>
                <w14:textFill>
                  <w14:solidFill>
                    <w14:schemeClr w14:val="tx1"/>
                  </w14:solidFill>
                </w14:textFill>
              </w:rPr>
              <m:t>(1−</m:t>
            </m:r>
            <m:sSup>
              <m:sSupPr>
                <m:ctrlPr>
                  <w:rPr>
                    <w:rFonts w:ascii="Cambria Math" w:hAnsi="Cambria Math" w:eastAsia="微软雅黑"/>
                    <w:i/>
                    <w:color w:val="000000" w:themeColor="text1"/>
                    <w14:textFill>
                      <w14:solidFill>
                        <w14:schemeClr w14:val="tx1"/>
                      </w14:solidFill>
                    </w14:textFill>
                  </w:rPr>
                </m:ctrlPr>
              </m:sSupPr>
              <m:e>
                <m:r>
                  <m:rPr/>
                  <w:rPr>
                    <w:rFonts w:ascii="Cambria Math" w:hAnsi="Cambria Math" w:eastAsia="微软雅黑"/>
                    <w:color w:val="000000" w:themeColor="text1"/>
                    <w14:textFill>
                      <w14:solidFill>
                        <w14:schemeClr w14:val="tx1"/>
                      </w14:solidFill>
                    </w14:textFill>
                  </w:rPr>
                  <m:t>e</m:t>
                </m:r>
                <m:ctrlPr>
                  <w:rPr>
                    <w:rFonts w:ascii="Cambria Math" w:hAnsi="Cambria Math" w:eastAsia="微软雅黑"/>
                    <w:i/>
                    <w:color w:val="000000" w:themeColor="text1"/>
                    <w14:textFill>
                      <w14:solidFill>
                        <w14:schemeClr w14:val="tx1"/>
                      </w14:solidFill>
                    </w14:textFill>
                  </w:rPr>
                </m:ctrlPr>
              </m:e>
              <m:sup>
                <m:r>
                  <m:rPr/>
                  <w:rPr>
                    <w:rFonts w:ascii="Cambria Math" w:hAnsi="Cambria Math" w:eastAsia="微软雅黑"/>
                    <w:color w:val="000000" w:themeColor="text1"/>
                    <w14:textFill>
                      <w14:solidFill>
                        <w14:schemeClr w14:val="tx1"/>
                      </w14:solidFill>
                    </w14:textFill>
                  </w:rPr>
                  <m:t>−km/n</m:t>
                </m:r>
                <m:ctrlPr>
                  <w:rPr>
                    <w:rFonts w:ascii="Cambria Math" w:hAnsi="Cambria Math" w:eastAsia="微软雅黑"/>
                    <w:i/>
                    <w:color w:val="000000" w:themeColor="text1"/>
                    <w14:textFill>
                      <w14:solidFill>
                        <w14:schemeClr w14:val="tx1"/>
                      </w14:solidFill>
                    </w14:textFill>
                  </w:rPr>
                </m:ctrlPr>
              </m:sup>
            </m:sSup>
            <m:r>
              <m:rPr/>
              <w:rPr>
                <w:rFonts w:ascii="Cambria Math" w:hAnsi="Cambria Math" w:eastAsia="微软雅黑"/>
                <w:color w:val="000000" w:themeColor="text1"/>
                <w14:textFill>
                  <w14:solidFill>
                    <w14:schemeClr w14:val="tx1"/>
                  </w14:solidFill>
                </w14:textFill>
              </w:rPr>
              <m:t>)</m:t>
            </m:r>
            <m:ctrlPr>
              <w:rPr>
                <w:rFonts w:ascii="Cambria Math" w:hAnsi="Cambria Math" w:eastAsia="微软雅黑"/>
                <w:color w:val="000000" w:themeColor="text1"/>
                <w14:textFill>
                  <w14:solidFill>
                    <w14:schemeClr w14:val="tx1"/>
                  </w14:solidFill>
                </w14:textFill>
              </w:rPr>
            </m:ctrlPr>
          </m:e>
          <m:sup>
            <m:r>
              <m:rPr/>
              <w:rPr>
                <w:rFonts w:ascii="Cambria Math" w:hAnsi="Cambria Math" w:eastAsia="微软雅黑"/>
                <w:color w:val="000000" w:themeColor="text1"/>
                <w14:textFill>
                  <w14:solidFill>
                    <w14:schemeClr w14:val="tx1"/>
                  </w14:solidFill>
                </w14:textFill>
              </w:rPr>
              <m:t>k</m:t>
            </m:r>
            <m:ctrlPr>
              <w:rPr>
                <w:rFonts w:ascii="Cambria Math" w:hAnsi="Cambria Math" w:eastAsia="微软雅黑"/>
                <w:color w:val="000000" w:themeColor="text1"/>
                <w14:textFill>
                  <w14:solidFill>
                    <w14:schemeClr w14:val="tx1"/>
                  </w14:solidFill>
                </w14:textFill>
              </w:rPr>
            </m:ctrlPr>
          </m:sup>
        </m:sSup>
        <m:r>
          <m:rPr/>
          <w:rPr>
            <w:rFonts w:ascii="Cambria Math" w:hAnsi="Cambria Math" w:eastAsia="微软雅黑"/>
            <w:color w:val="000000" w:themeColor="text1"/>
            <w14:textFill>
              <w14:solidFill>
                <w14:schemeClr w14:val="tx1"/>
              </w14:solidFill>
            </w14:textFill>
          </w:rPr>
          <m:t>=</m:t>
        </m:r>
        <m:sSup>
          <m:sSupPr>
            <m:ctrlPr>
              <w:rPr>
                <w:rFonts w:ascii="Cambria Math" w:hAnsi="Cambria Math" w:eastAsia="微软雅黑"/>
                <w:color w:val="000000" w:themeColor="text1"/>
                <w14:textFill>
                  <w14:solidFill>
                    <w14:schemeClr w14:val="tx1"/>
                  </w14:solidFill>
                </w14:textFill>
              </w:rPr>
            </m:ctrlPr>
          </m:sSupPr>
          <m:e>
            <m:r>
              <m:rPr/>
              <w:rPr>
                <w:rFonts w:ascii="Cambria Math" w:hAnsi="Cambria Math" w:eastAsia="微软雅黑"/>
                <w:color w:val="000000" w:themeColor="text1"/>
                <w14:textFill>
                  <w14:solidFill>
                    <w14:schemeClr w14:val="tx1"/>
                  </w14:solidFill>
                </w14:textFill>
              </w:rPr>
              <m:t>(1−</m:t>
            </m:r>
            <m:sSup>
              <m:sSupPr>
                <m:ctrlPr>
                  <w:rPr>
                    <w:rFonts w:ascii="Cambria Math" w:hAnsi="Cambria Math" w:eastAsia="微软雅黑"/>
                    <w:i/>
                    <w:color w:val="000000" w:themeColor="text1"/>
                    <w14:textFill>
                      <w14:solidFill>
                        <w14:schemeClr w14:val="tx1"/>
                      </w14:solidFill>
                    </w14:textFill>
                  </w:rPr>
                </m:ctrlPr>
              </m:sSupPr>
              <m:e>
                <m:r>
                  <m:rPr/>
                  <w:rPr>
                    <w:rFonts w:ascii="Cambria Math" w:hAnsi="Cambria Math" w:eastAsia="微软雅黑"/>
                    <w:color w:val="000000" w:themeColor="text1"/>
                    <w14:textFill>
                      <w14:solidFill>
                        <w14:schemeClr w14:val="tx1"/>
                      </w14:solidFill>
                    </w14:textFill>
                  </w:rPr>
                  <m:t>e</m:t>
                </m:r>
                <m:ctrlPr>
                  <w:rPr>
                    <w:rFonts w:ascii="Cambria Math" w:hAnsi="Cambria Math" w:eastAsia="微软雅黑"/>
                    <w:i/>
                    <w:color w:val="000000" w:themeColor="text1"/>
                    <w14:textFill>
                      <w14:solidFill>
                        <w14:schemeClr w14:val="tx1"/>
                      </w14:solidFill>
                    </w14:textFill>
                  </w:rPr>
                </m:ctrlPr>
              </m:e>
              <m:sup>
                <m:r>
                  <m:rPr/>
                  <w:rPr>
                    <w:rFonts w:ascii="Cambria Math" w:hAnsi="Cambria Math" w:eastAsia="微软雅黑"/>
                    <w:color w:val="000000" w:themeColor="text1"/>
                    <w14:textFill>
                      <w14:solidFill>
                        <w14:schemeClr w14:val="tx1"/>
                      </w14:solidFill>
                    </w14:textFill>
                  </w:rPr>
                  <m:t>−3/8</m:t>
                </m:r>
                <m:ctrlPr>
                  <w:rPr>
                    <w:rFonts w:ascii="Cambria Math" w:hAnsi="Cambria Math" w:eastAsia="微软雅黑"/>
                    <w:i/>
                    <w:color w:val="000000" w:themeColor="text1"/>
                    <w14:textFill>
                      <w14:solidFill>
                        <w14:schemeClr w14:val="tx1"/>
                      </w14:solidFill>
                    </w14:textFill>
                  </w:rPr>
                </m:ctrlPr>
              </m:sup>
            </m:sSup>
            <m:r>
              <m:rPr/>
              <w:rPr>
                <w:rFonts w:ascii="Cambria Math" w:hAnsi="Cambria Math" w:eastAsia="微软雅黑"/>
                <w:color w:val="000000" w:themeColor="text1"/>
                <w14:textFill>
                  <w14:solidFill>
                    <w14:schemeClr w14:val="tx1"/>
                  </w14:solidFill>
                </w14:textFill>
              </w:rPr>
              <m:t>)</m:t>
            </m:r>
            <m:ctrlPr>
              <w:rPr>
                <w:rFonts w:ascii="Cambria Math" w:hAnsi="Cambria Math" w:eastAsia="微软雅黑"/>
                <w:color w:val="000000" w:themeColor="text1"/>
                <w14:textFill>
                  <w14:solidFill>
                    <w14:schemeClr w14:val="tx1"/>
                  </w14:solidFill>
                </w14:textFill>
              </w:rPr>
            </m:ctrlPr>
          </m:e>
          <m:sup>
            <m:r>
              <m:rPr/>
              <w:rPr>
                <w:rFonts w:ascii="Cambria Math" w:hAnsi="Cambria Math" w:eastAsia="微软雅黑"/>
                <w:color w:val="000000" w:themeColor="text1"/>
                <w14:textFill>
                  <w14:solidFill>
                    <w14:schemeClr w14:val="tx1"/>
                  </w14:solidFill>
                </w14:textFill>
              </w:rPr>
              <m:t>3</m:t>
            </m:r>
            <m:ctrlPr>
              <w:rPr>
                <w:rFonts w:ascii="Cambria Math" w:hAnsi="Cambria Math" w:eastAsia="微软雅黑"/>
                <w:color w:val="000000" w:themeColor="text1"/>
                <w14:textFill>
                  <w14:solidFill>
                    <w14:schemeClr w14:val="tx1"/>
                  </w14:solidFill>
                </w14:textFill>
              </w:rPr>
            </m:ctrlPr>
          </m:sup>
        </m:sSup>
        <m:r>
          <m:rPr/>
          <w:rPr>
            <w:rFonts w:ascii="Cambria Math" w:hAnsi="Cambria Math" w:eastAsia="微软雅黑"/>
            <w:color w:val="000000" w:themeColor="text1"/>
            <w14:textFill>
              <w14:solidFill>
                <w14:schemeClr w14:val="tx1"/>
              </w14:solidFill>
            </w14:textFill>
          </w:rPr>
          <m:t>≈3.1%</m:t>
        </m:r>
      </m:oMath>
    </w:p>
    <w:p w14:paraId="69FAAC8F">
      <w:pPr>
        <w:pStyle w:val="5"/>
        <w:spacing w:line="240" w:lineRule="exact"/>
        <w:ind w:left="360" w:firstLine="0" w:firstLineChars="0"/>
        <w:rPr>
          <w:rFonts w:hint="eastAsia" w:ascii="宋体" w:hAnsi="宋体" w:eastAsia="宋体"/>
          <w:b/>
          <w:bCs/>
        </w:rPr>
      </w:pPr>
      <w:r>
        <w:rPr>
          <w:rFonts w:hint="eastAsia" w:ascii="宋体" w:hAnsi="宋体" w:eastAsia="宋体"/>
        </w:rPr>
        <w:t>k</w:t>
      </w:r>
      <w:r>
        <w:rPr>
          <w:rFonts w:ascii="宋体" w:hAnsi="宋体" w:eastAsia="宋体"/>
        </w:rPr>
        <w:t>=4</w:t>
      </w:r>
      <w:r>
        <w:rPr>
          <w:rFonts w:hint="eastAsia" w:ascii="宋体" w:hAnsi="宋体" w:eastAsia="宋体"/>
        </w:rPr>
        <w:t>时</w:t>
      </w:r>
      <w:r>
        <w:rPr>
          <w:rFonts w:hint="eastAsia" w:cs="Times New Roman" w:asciiTheme="minorEastAsia" w:hAnsiTheme="minorEastAsia"/>
          <w:kern w:val="0"/>
          <w:sz w:val="24"/>
        </w:rPr>
        <w:t>，</w:t>
      </w:r>
      <m:oMath>
        <m:sSup>
          <m:sSupPr>
            <m:ctrlPr>
              <w:rPr>
                <w:rFonts w:ascii="Cambria Math" w:hAnsi="Cambria Math" w:eastAsia="微软雅黑"/>
                <w:color w:val="000000" w:themeColor="text1"/>
                <w14:textFill>
                  <w14:solidFill>
                    <w14:schemeClr w14:val="tx1"/>
                  </w14:solidFill>
                </w14:textFill>
              </w:rPr>
            </m:ctrlPr>
          </m:sSupPr>
          <m:e>
            <m:r>
              <m:rPr/>
              <w:rPr>
                <w:rFonts w:ascii="Cambria Math" w:hAnsi="Cambria Math" w:eastAsia="微软雅黑"/>
                <w:color w:val="000000" w:themeColor="text1"/>
                <w14:textFill>
                  <w14:solidFill>
                    <w14:schemeClr w14:val="tx1"/>
                  </w14:solidFill>
                </w14:textFill>
              </w:rPr>
              <m:t>(1−</m:t>
            </m:r>
            <m:sSup>
              <m:sSupPr>
                <m:ctrlPr>
                  <w:rPr>
                    <w:rFonts w:ascii="Cambria Math" w:hAnsi="Cambria Math" w:eastAsia="微软雅黑"/>
                    <w:i/>
                    <w:color w:val="000000" w:themeColor="text1"/>
                    <w14:textFill>
                      <w14:solidFill>
                        <w14:schemeClr w14:val="tx1"/>
                      </w14:solidFill>
                    </w14:textFill>
                  </w:rPr>
                </m:ctrlPr>
              </m:sSupPr>
              <m:e>
                <m:r>
                  <m:rPr/>
                  <w:rPr>
                    <w:rFonts w:ascii="Cambria Math" w:hAnsi="Cambria Math" w:eastAsia="微软雅黑"/>
                    <w:color w:val="000000" w:themeColor="text1"/>
                    <w14:textFill>
                      <w14:solidFill>
                        <w14:schemeClr w14:val="tx1"/>
                      </w14:solidFill>
                    </w14:textFill>
                  </w:rPr>
                  <m:t>e</m:t>
                </m:r>
                <m:ctrlPr>
                  <w:rPr>
                    <w:rFonts w:ascii="Cambria Math" w:hAnsi="Cambria Math" w:eastAsia="微软雅黑"/>
                    <w:i/>
                    <w:color w:val="000000" w:themeColor="text1"/>
                    <w14:textFill>
                      <w14:solidFill>
                        <w14:schemeClr w14:val="tx1"/>
                      </w14:solidFill>
                    </w14:textFill>
                  </w:rPr>
                </m:ctrlPr>
              </m:e>
              <m:sup>
                <m:r>
                  <m:rPr/>
                  <w:rPr>
                    <w:rFonts w:ascii="Cambria Math" w:hAnsi="Cambria Math" w:eastAsia="微软雅黑"/>
                    <w:color w:val="000000" w:themeColor="text1"/>
                    <w14:textFill>
                      <w14:solidFill>
                        <w14:schemeClr w14:val="tx1"/>
                      </w14:solidFill>
                    </w14:textFill>
                  </w:rPr>
                  <m:t>−km/n</m:t>
                </m:r>
                <m:ctrlPr>
                  <w:rPr>
                    <w:rFonts w:ascii="Cambria Math" w:hAnsi="Cambria Math" w:eastAsia="微软雅黑"/>
                    <w:i/>
                    <w:color w:val="000000" w:themeColor="text1"/>
                    <w14:textFill>
                      <w14:solidFill>
                        <w14:schemeClr w14:val="tx1"/>
                      </w14:solidFill>
                    </w14:textFill>
                  </w:rPr>
                </m:ctrlPr>
              </m:sup>
            </m:sSup>
            <m:r>
              <m:rPr/>
              <w:rPr>
                <w:rFonts w:ascii="Cambria Math" w:hAnsi="Cambria Math" w:eastAsia="微软雅黑"/>
                <w:color w:val="000000" w:themeColor="text1"/>
                <w14:textFill>
                  <w14:solidFill>
                    <w14:schemeClr w14:val="tx1"/>
                  </w14:solidFill>
                </w14:textFill>
              </w:rPr>
              <m:t>)</m:t>
            </m:r>
            <m:ctrlPr>
              <w:rPr>
                <w:rFonts w:ascii="Cambria Math" w:hAnsi="Cambria Math" w:eastAsia="微软雅黑"/>
                <w:color w:val="000000" w:themeColor="text1"/>
                <w14:textFill>
                  <w14:solidFill>
                    <w14:schemeClr w14:val="tx1"/>
                  </w14:solidFill>
                </w14:textFill>
              </w:rPr>
            </m:ctrlPr>
          </m:e>
          <m:sup>
            <m:r>
              <m:rPr/>
              <w:rPr>
                <w:rFonts w:ascii="Cambria Math" w:hAnsi="Cambria Math" w:eastAsia="微软雅黑"/>
                <w:color w:val="000000" w:themeColor="text1"/>
                <w14:textFill>
                  <w14:solidFill>
                    <w14:schemeClr w14:val="tx1"/>
                  </w14:solidFill>
                </w14:textFill>
              </w:rPr>
              <m:t>k</m:t>
            </m:r>
            <m:ctrlPr>
              <w:rPr>
                <w:rFonts w:ascii="Cambria Math" w:hAnsi="Cambria Math" w:eastAsia="微软雅黑"/>
                <w:color w:val="000000" w:themeColor="text1"/>
                <w14:textFill>
                  <w14:solidFill>
                    <w14:schemeClr w14:val="tx1"/>
                  </w14:solidFill>
                </w14:textFill>
              </w:rPr>
            </m:ctrlPr>
          </m:sup>
        </m:sSup>
        <m:r>
          <m:rPr/>
          <w:rPr>
            <w:rFonts w:ascii="Cambria Math" w:hAnsi="Cambria Math" w:eastAsia="微软雅黑"/>
            <w:color w:val="000000" w:themeColor="text1"/>
            <w14:textFill>
              <w14:solidFill>
                <w14:schemeClr w14:val="tx1"/>
              </w14:solidFill>
            </w14:textFill>
          </w:rPr>
          <m:t>=</m:t>
        </m:r>
        <m:sSup>
          <m:sSupPr>
            <m:ctrlPr>
              <w:rPr>
                <w:rFonts w:ascii="Cambria Math" w:hAnsi="Cambria Math" w:eastAsia="微软雅黑"/>
                <w:color w:val="000000" w:themeColor="text1"/>
                <w14:textFill>
                  <w14:solidFill>
                    <w14:schemeClr w14:val="tx1"/>
                  </w14:solidFill>
                </w14:textFill>
              </w:rPr>
            </m:ctrlPr>
          </m:sSupPr>
          <m:e>
            <m:r>
              <m:rPr/>
              <w:rPr>
                <w:rFonts w:ascii="Cambria Math" w:hAnsi="Cambria Math" w:eastAsia="微软雅黑"/>
                <w:color w:val="000000" w:themeColor="text1"/>
                <w14:textFill>
                  <w14:solidFill>
                    <w14:schemeClr w14:val="tx1"/>
                  </w14:solidFill>
                </w14:textFill>
              </w:rPr>
              <m:t>(1−</m:t>
            </m:r>
            <m:sSup>
              <m:sSupPr>
                <m:ctrlPr>
                  <w:rPr>
                    <w:rFonts w:ascii="Cambria Math" w:hAnsi="Cambria Math" w:eastAsia="微软雅黑"/>
                    <w:i/>
                    <w:color w:val="000000" w:themeColor="text1"/>
                    <w14:textFill>
                      <w14:solidFill>
                        <w14:schemeClr w14:val="tx1"/>
                      </w14:solidFill>
                    </w14:textFill>
                  </w:rPr>
                </m:ctrlPr>
              </m:sSupPr>
              <m:e>
                <m:r>
                  <m:rPr/>
                  <w:rPr>
                    <w:rFonts w:ascii="Cambria Math" w:hAnsi="Cambria Math" w:eastAsia="微软雅黑"/>
                    <w:color w:val="000000" w:themeColor="text1"/>
                    <w14:textFill>
                      <w14:solidFill>
                        <w14:schemeClr w14:val="tx1"/>
                      </w14:solidFill>
                    </w14:textFill>
                  </w:rPr>
                  <m:t>e</m:t>
                </m:r>
                <m:ctrlPr>
                  <w:rPr>
                    <w:rFonts w:ascii="Cambria Math" w:hAnsi="Cambria Math" w:eastAsia="微软雅黑"/>
                    <w:i/>
                    <w:color w:val="000000" w:themeColor="text1"/>
                    <w14:textFill>
                      <w14:solidFill>
                        <w14:schemeClr w14:val="tx1"/>
                      </w14:solidFill>
                    </w14:textFill>
                  </w:rPr>
                </m:ctrlPr>
              </m:e>
              <m:sup>
                <m:r>
                  <m:rPr/>
                  <w:rPr>
                    <w:rFonts w:ascii="Cambria Math" w:hAnsi="Cambria Math" w:eastAsia="微软雅黑"/>
                    <w:color w:val="000000" w:themeColor="text1"/>
                    <w14:textFill>
                      <w14:solidFill>
                        <w14:schemeClr w14:val="tx1"/>
                      </w14:solidFill>
                    </w14:textFill>
                  </w:rPr>
                  <m:t>−4/8</m:t>
                </m:r>
                <m:ctrlPr>
                  <w:rPr>
                    <w:rFonts w:ascii="Cambria Math" w:hAnsi="Cambria Math" w:eastAsia="微软雅黑"/>
                    <w:i/>
                    <w:color w:val="000000" w:themeColor="text1"/>
                    <w14:textFill>
                      <w14:solidFill>
                        <w14:schemeClr w14:val="tx1"/>
                      </w14:solidFill>
                    </w14:textFill>
                  </w:rPr>
                </m:ctrlPr>
              </m:sup>
            </m:sSup>
            <m:r>
              <m:rPr/>
              <w:rPr>
                <w:rFonts w:ascii="Cambria Math" w:hAnsi="Cambria Math" w:eastAsia="微软雅黑"/>
                <w:color w:val="000000" w:themeColor="text1"/>
                <w14:textFill>
                  <w14:solidFill>
                    <w14:schemeClr w14:val="tx1"/>
                  </w14:solidFill>
                </w14:textFill>
              </w:rPr>
              <m:t>)</m:t>
            </m:r>
            <m:ctrlPr>
              <w:rPr>
                <w:rFonts w:ascii="Cambria Math" w:hAnsi="Cambria Math" w:eastAsia="微软雅黑"/>
                <w:color w:val="000000" w:themeColor="text1"/>
                <w14:textFill>
                  <w14:solidFill>
                    <w14:schemeClr w14:val="tx1"/>
                  </w14:solidFill>
                </w14:textFill>
              </w:rPr>
            </m:ctrlPr>
          </m:e>
          <m:sup>
            <m:r>
              <m:rPr/>
              <w:rPr>
                <w:rFonts w:ascii="Cambria Math" w:hAnsi="Cambria Math" w:eastAsia="微软雅黑"/>
                <w:color w:val="000000" w:themeColor="text1"/>
                <w14:textFill>
                  <w14:solidFill>
                    <w14:schemeClr w14:val="tx1"/>
                  </w14:solidFill>
                </w14:textFill>
              </w:rPr>
              <m:t>4</m:t>
            </m:r>
            <m:ctrlPr>
              <w:rPr>
                <w:rFonts w:ascii="Cambria Math" w:hAnsi="Cambria Math" w:eastAsia="微软雅黑"/>
                <w:color w:val="000000" w:themeColor="text1"/>
                <w14:textFill>
                  <w14:solidFill>
                    <w14:schemeClr w14:val="tx1"/>
                  </w14:solidFill>
                </w14:textFill>
              </w:rPr>
            </m:ctrlPr>
          </m:sup>
        </m:sSup>
        <m:r>
          <m:rPr/>
          <w:rPr>
            <w:rFonts w:ascii="Cambria Math" w:hAnsi="Cambria Math" w:eastAsia="微软雅黑"/>
            <w:color w:val="000000" w:themeColor="text1"/>
            <w14:textFill>
              <w14:solidFill>
                <w14:schemeClr w14:val="tx1"/>
              </w14:solidFill>
            </w14:textFill>
          </w:rPr>
          <m:t>≈2.3%</m:t>
        </m:r>
      </m:oMath>
    </w:p>
    <w:p w14:paraId="2436E92F">
      <w:pPr>
        <w:pBdr>
          <w:bottom w:val="single" w:color="auto" w:sz="4" w:space="0"/>
        </w:pBdr>
        <w:rPr>
          <w:rFonts w:hint="eastAsia" w:ascii="宋体" w:hAnsi="宋体" w:eastAsia="宋体"/>
        </w:rPr>
        <w:pPrChange w:id="143" w:author="包子姐" w:date="2026-06-21T21:46:48Z">
          <w:pPr/>
        </w:pPrChange>
      </w:pPr>
    </w:p>
    <w:p w14:paraId="72EFDF11">
      <w:pPr>
        <w:rPr>
          <w:rFonts w:hint="default" w:ascii="宋体" w:hAnsi="宋体" w:eastAsia="宋体"/>
          <w:lang w:val="en-US" w:eastAsia="zh-CN"/>
        </w:rPr>
      </w:pPr>
    </w:p>
    <w:p w14:paraId="1828BC18">
      <w:pPr>
        <w:pStyle w:val="5"/>
        <w:spacing w:line="240" w:lineRule="exact"/>
        <w:ind w:left="360" w:firstLine="0" w:firstLineChars="0"/>
        <w:rPr>
          <w:rFonts w:hint="eastAsia"/>
        </w:rPr>
      </w:pPr>
      <w:r>
        <w:rPr>
          <w:rStyle w:val="23"/>
        </w:rPr>
        <w:t>4.4.1</w:t>
      </w:r>
      <w:r>
        <w:rPr>
          <w:rFonts w:hint="eastAsia" w:ascii="宋体" w:hAnsi="宋体" w:eastAsia="宋体"/>
        </w:rPr>
        <w:t xml:space="preserve"> </w:t>
      </w:r>
      <w:r>
        <w:t>假设我们的数据流包含整数 3</w:t>
      </w:r>
      <w:r>
        <w:rPr>
          <w:rFonts w:hint="eastAsia"/>
        </w:rPr>
        <w:t>，</w:t>
      </w:r>
      <w:r>
        <w:t>1</w:t>
      </w:r>
      <w:r>
        <w:rPr>
          <w:rFonts w:hint="eastAsia"/>
        </w:rPr>
        <w:t>，</w:t>
      </w:r>
      <w:r>
        <w:t>4</w:t>
      </w:r>
      <w:r>
        <w:rPr>
          <w:rFonts w:hint="eastAsia"/>
        </w:rPr>
        <w:t>，</w:t>
      </w:r>
      <w:r>
        <w:t>1</w:t>
      </w:r>
      <w:r>
        <w:rPr>
          <w:rFonts w:hint="eastAsia"/>
        </w:rPr>
        <w:t>，</w:t>
      </w:r>
      <w:r>
        <w:t>5</w:t>
      </w:r>
      <w:r>
        <w:rPr>
          <w:rFonts w:hint="eastAsia"/>
        </w:rPr>
        <w:t>，</w:t>
      </w:r>
      <w:r>
        <w:t>9</w:t>
      </w:r>
      <w:r>
        <w:rPr>
          <w:rFonts w:hint="eastAsia"/>
        </w:rPr>
        <w:t>，</w:t>
      </w:r>
      <w:r>
        <w:t>2</w:t>
      </w:r>
      <w:r>
        <w:rPr>
          <w:rFonts w:hint="eastAsia"/>
        </w:rPr>
        <w:t>，</w:t>
      </w:r>
      <w:r>
        <w:t>6</w:t>
      </w:r>
      <w:r>
        <w:rPr>
          <w:rFonts w:hint="eastAsia"/>
        </w:rPr>
        <w:t>，</w:t>
      </w:r>
      <w:r>
        <w:t xml:space="preserve">5。我们的哈希函数都采用形式 h(x) = ax + b mod 32,对于某些 a 和 b。结果视为一个 5 位的二进制整数。确定每个流元素的尾长度,并根据以下哈希函数估算不同元素的数量: </w:t>
      </w:r>
      <w:r>
        <w:br w:type="textWrapping"/>
      </w:r>
      <w:r>
        <w:t xml:space="preserve">a) h(x) = 2x + 1 mod 32 </w:t>
      </w:r>
      <w:r>
        <w:br w:type="textWrapping"/>
      </w:r>
      <w:r>
        <w:t>b) h(x) = 3x + 7 mod 32</w:t>
      </w:r>
      <w:r>
        <w:br w:type="textWrapping"/>
      </w:r>
      <w:r>
        <w:t>c) h(x) = 4x mod 32</w:t>
      </w:r>
    </w:p>
    <w:p w14:paraId="5E97B40C">
      <w:pPr>
        <w:pStyle w:val="5"/>
        <w:spacing w:line="240" w:lineRule="exact"/>
        <w:ind w:left="360" w:firstLine="0" w:firstLineChars="0"/>
        <w:rPr>
          <w:rFonts w:hint="eastAsia"/>
        </w:rPr>
      </w:pPr>
    </w:p>
    <w:p w14:paraId="3330EC89">
      <w:pPr>
        <w:pStyle w:val="5"/>
        <w:spacing w:line="240" w:lineRule="exact"/>
        <w:ind w:left="360" w:firstLine="0" w:firstLineChars="0"/>
        <w:rPr>
          <w:rFonts w:hint="eastAsia"/>
          <w:b/>
          <w:bCs/>
        </w:rPr>
      </w:pPr>
      <w:r>
        <w:rPr>
          <w:rFonts w:hint="eastAsia"/>
          <w:b/>
          <w:bCs/>
        </w:rPr>
        <w:t>参考答案：</w:t>
      </w:r>
      <w:r>
        <w:t xml:space="preserve">a) </w:t>
      </w:r>
      <w:r>
        <w:rPr>
          <w:rStyle w:val="18"/>
          <w:b w:val="0"/>
          <w:bCs w:val="0"/>
        </w:rPr>
        <w:t>第1步:</w:t>
      </w:r>
      <w:r>
        <w:rPr>
          <w:b/>
          <w:bCs/>
        </w:rPr>
        <w:t xml:space="preserve"> </w:t>
      </w:r>
      <w:r>
        <w:t>将元素x的值代入给定公式h(x)=2x+1 mod 32计算哈希值。</w:t>
      </w:r>
      <w:r>
        <w:br w:type="textWrapping"/>
      </w:r>
      <w:r>
        <w:rPr>
          <w:rStyle w:val="18"/>
          <w:b w:val="0"/>
          <w:bCs w:val="0"/>
        </w:rPr>
        <w:t>第2步:</w:t>
      </w:r>
      <w:r>
        <w:t>将计算出的哈希值转换为二进制数字。然后</w:t>
      </w:r>
      <w:r>
        <w:rPr>
          <w:rFonts w:hint="eastAsia"/>
        </w:rPr>
        <w:t>若有需要，</w:t>
      </w:r>
      <w:r>
        <w:t>在前面补0使其成为5位二进制整数。</w:t>
      </w:r>
      <w:r>
        <w:br w:type="textWrapping"/>
      </w:r>
      <w:r>
        <w:rPr>
          <w:rStyle w:val="18"/>
          <w:b w:val="0"/>
          <w:bCs w:val="0"/>
        </w:rPr>
        <w:t>第3步:</w:t>
      </w:r>
      <w:r>
        <w:t xml:space="preserve"> 计算尾长度R。当用户将哈希函数h应用于流元素a时,哈希值h(a)将以某些0结尾,可能没有0。</w:t>
      </w:r>
      <w:r>
        <w:br w:type="textWrapping"/>
      </w:r>
      <w:r>
        <w:rPr>
          <w:rStyle w:val="18"/>
          <w:b w:val="0"/>
          <w:bCs w:val="0"/>
        </w:rPr>
        <w:t>第4步:</w:t>
      </w:r>
      <w:r>
        <w:t>最后,将尾长度R的值代入公式</w:t>
      </w:r>
      <m:oMath>
        <m:sSup>
          <m:sSupPr>
            <m:ctrlPr>
              <w:rPr>
                <w:rFonts w:ascii="Cambria Math" w:hAnsi="Cambria Math"/>
                <w:i/>
              </w:rPr>
            </m:ctrlPr>
          </m:sSupPr>
          <m:e>
            <m:r>
              <m:rPr/>
              <w:rPr>
                <w:rFonts w:ascii="Cambria Math" w:hAnsi="Cambria Math"/>
              </w:rPr>
              <m:t>2</m:t>
            </m:r>
            <m:ctrlPr>
              <w:rPr>
                <w:rFonts w:ascii="Cambria Math" w:hAnsi="Cambria Math"/>
                <w:i/>
              </w:rPr>
            </m:ctrlPr>
          </m:e>
          <m:sup>
            <m:r>
              <m:rPr/>
              <w:rPr>
                <w:rFonts w:ascii="Cambria Math" w:hAnsi="Cambria Math"/>
              </w:rPr>
              <m:t>R</m:t>
            </m:r>
            <m:ctrlPr>
              <w:rPr>
                <w:rFonts w:ascii="Cambria Math" w:hAnsi="Cambria Math"/>
                <w:i/>
              </w:rPr>
            </m:ctrlPr>
          </m:sup>
        </m:sSup>
        <w:del w:id="144" w:author="Wei Wang" w:date="2026-06-05T01:30:00Z">
          <m:r>
            <m:rPr/>
            <w:rPr>
              <w:rFonts w:ascii="Cambria Math" w:hAnsi="Cambria Math"/>
            </w:rPr>
            <m:t>/ϕ</m:t>
          </m:r>
        </w:del>
      </m:oMath>
      <w:del w:id="145" w:author="Wei Wang" w:date="2026-06-05T01:30:00Z">
        <w:r>
          <w:rPr>
            <w:rFonts w:hint="eastAsia"/>
          </w:rPr>
          <w:delText>，其中</w:delText>
        </w:r>
      </w:del>
      <m:oMath>
        <w:del w:id="146" w:author="Wei Wang" w:date="2026-06-05T01:30:00Z">
          <m:r>
            <m:rPr/>
            <w:rPr>
              <w:rFonts w:ascii="Cambria Math" w:hAnsi="Cambria Math"/>
            </w:rPr>
            <m:t>ϕ=0.77351</m:t>
          </m:r>
        </w:del>
      </m:oMath>
      <w:r>
        <w:t>,计算不同元素的数量估计值。 通过上述步骤并结合Flajolet-Martin算法进行计算:</w:t>
      </w:r>
    </w:p>
    <w:p w14:paraId="76EF19C9">
      <w:pPr>
        <w:widowControl/>
        <w:spacing w:before="100" w:beforeAutospacing="1" w:after="100" w:afterAutospacing="1"/>
        <w:jc w:val="left"/>
        <w:rPr>
          <w:rFonts w:ascii="Times New Roman" w:hAnsi="Times New Roman" w:eastAsia="Times New Roman" w:cs="Times New Roman"/>
          <w:kern w:val="0"/>
          <w:sz w:val="24"/>
        </w:rPr>
      </w:pPr>
      <w:r>
        <w:rPr>
          <w:rFonts w:ascii="Times New Roman" w:hAnsi="Times New Roman" w:eastAsia="Times New Roman" w:cs="Times New Roman"/>
          <w:kern w:val="0"/>
          <w:sz w:val="24"/>
        </w:rPr>
        <w:fldChar w:fldCharType="begin"/>
      </w:r>
      <w:r>
        <w:rPr>
          <w:rFonts w:ascii="Times New Roman" w:hAnsi="Times New Roman" w:eastAsia="Times New Roman" w:cs="Times New Roman"/>
          <w:kern w:val="0"/>
          <w:sz w:val="24"/>
        </w:rPr>
        <w:instrText xml:space="preserve"> INCLUDEPICTURE "https://media.cheggcdn.com/comis/ffc/ffc67e95-cab9-4d21-9e24-e6a89733e94e/769356-4.4-1E-i15.png" \* MERGEFORMATINET </w:instrText>
      </w:r>
      <w:r>
        <w:rPr>
          <w:rFonts w:ascii="Times New Roman" w:hAnsi="Times New Roman" w:eastAsia="Times New Roman" w:cs="Times New Roman"/>
          <w:kern w:val="0"/>
          <w:sz w:val="24"/>
        </w:rPr>
        <w:fldChar w:fldCharType="separate"/>
      </w:r>
      <w:r>
        <w:rPr>
          <w:rFonts w:ascii="Times New Roman" w:hAnsi="Times New Roman" w:eastAsia="Times New Roman" w:cs="Times New Roman"/>
          <w:kern w:val="0"/>
          <w:sz w:val="24"/>
        </w:rPr>
        <w:drawing>
          <wp:inline distT="0" distB="0" distL="0" distR="0">
            <wp:extent cx="5274310" cy="2181225"/>
            <wp:effectExtent l="0" t="0" r="0" b="3175"/>
            <wp:docPr id="1868392907" name="Picture 1091" descr="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92907" name="Picture 1091" descr="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74310" cy="2181225"/>
                    </a:xfrm>
                    <a:prstGeom prst="rect">
                      <a:avLst/>
                    </a:prstGeom>
                    <a:noFill/>
                    <a:ln>
                      <a:noFill/>
                    </a:ln>
                  </pic:spPr>
                </pic:pic>
              </a:graphicData>
            </a:graphic>
          </wp:inline>
        </w:drawing>
      </w:r>
      <w:r>
        <w:rPr>
          <w:rFonts w:ascii="Times New Roman" w:hAnsi="Times New Roman" w:eastAsia="Times New Roman" w:cs="Times New Roman"/>
          <w:kern w:val="0"/>
          <w:sz w:val="24"/>
        </w:rPr>
        <w:fldChar w:fldCharType="end"/>
      </w:r>
    </w:p>
    <w:p w14:paraId="4DBD21F0">
      <w:pPr>
        <w:widowControl/>
        <w:spacing w:before="100" w:beforeAutospacing="1" w:after="100" w:afterAutospacing="1"/>
        <w:rPr>
          <w:rFonts w:ascii="Times New Roman" w:hAnsi="Times New Roman" w:eastAsia="Times New Roman" w:cs="Times New Roman"/>
          <w:kern w:val="0"/>
          <w:sz w:val="24"/>
        </w:rPr>
      </w:pPr>
      <w:r>
        <w:rPr>
          <w:rFonts w:hint="eastAsia"/>
        </w:rPr>
        <w:t>通过上述得R=0</w:t>
      </w:r>
      <w:r>
        <w:t xml:space="preserve">, </w:t>
      </w:r>
      <w:r>
        <w:rPr>
          <w:rFonts w:hint="eastAsia"/>
        </w:rPr>
        <w:t>不同元素数量估计为</w:t>
      </w:r>
      <m:oMath>
        <m:sSup>
          <m:sSupPr>
            <m:ctrlPr>
              <w:rPr>
                <w:rFonts w:ascii="Cambria Math" w:hAnsi="Cambria Math" w:eastAsia="Times New Roman" w:cs="Times New Roman"/>
                <w:kern w:val="0"/>
                <w:sz w:val="24"/>
              </w:rPr>
            </m:ctrlPr>
          </m:sSupPr>
          <m:e>
            <m:r>
              <m:rPr/>
              <w:rPr>
                <w:rFonts w:ascii="Cambria Math" w:hAnsi="Cambria Math" w:eastAsia="Times New Roman" w:cs="Times New Roman"/>
                <w:kern w:val="0"/>
                <w:sz w:val="24"/>
              </w:rPr>
              <m:t>2</m:t>
            </m:r>
            <m:ctrlPr>
              <w:rPr>
                <w:rFonts w:ascii="Cambria Math" w:hAnsi="Cambria Math" w:eastAsia="Times New Roman" w:cs="Times New Roman"/>
                <w:kern w:val="0"/>
                <w:sz w:val="24"/>
              </w:rPr>
            </m:ctrlPr>
          </m:e>
          <m:sup>
            <m:r>
              <m:rPr/>
              <w:rPr>
                <w:rFonts w:ascii="Cambria Math" w:hAnsi="Cambria Math" w:eastAsia="Times New Roman" w:cs="Times New Roman"/>
                <w:kern w:val="0"/>
                <w:sz w:val="24"/>
              </w:rPr>
              <m:t>R</m:t>
            </m:r>
            <m:ctrlPr>
              <w:rPr>
                <w:rFonts w:ascii="Cambria Math" w:hAnsi="Cambria Math" w:eastAsia="Times New Roman" w:cs="Times New Roman"/>
                <w:kern w:val="0"/>
                <w:sz w:val="24"/>
              </w:rPr>
            </m:ctrlPr>
          </m:sup>
        </m:sSup>
        <w:del w:id="147" w:author="Wei Wang" w:date="2026-06-05T01:30:00Z">
          <m:r>
            <m:rPr/>
            <w:rPr>
              <w:rFonts w:ascii="Cambria Math" w:hAnsi="Cambria Math" w:eastAsia="Times New Roman" w:cs="Times New Roman"/>
              <w:kern w:val="0"/>
              <w:sz w:val="24"/>
            </w:rPr>
            <m:t>/</m:t>
          </m:r>
        </w:del>
        <w:del w:id="148" w:author="Wei Wang" w:date="2026-06-05T01:30:00Z">
          <m:r>
            <m:rPr/>
            <w:rPr>
              <w:rFonts w:ascii="Cambria Math" w:hAnsi="Cambria Math"/>
            </w:rPr>
            <m:t>ϕ</m:t>
          </m:r>
        </w:del>
        <w:ins w:id="149" w:author="Wei Wang" w:date="2026-06-05T01:30:00Z">
          <m:r>
            <m:rPr/>
            <w:rPr>
              <w:rFonts w:ascii="Cambria Math" w:hAnsi="Cambria Math" w:cs="Times New Roman"/>
              <w:kern w:val="0"/>
              <w:sz w:val="24"/>
            </w:rPr>
            <m:t>=</m:t>
          </m:r>
        </w:ins>
        <w:del w:id="150" w:author="Wei Wang" w:date="2026-06-05T01:30:00Z">
          <m:r>
            <m:rPr/>
            <w:rPr>
              <w:rFonts w:ascii="Cambria Math" w:hAnsi="Cambria Math" w:eastAsia="Times New Roman" w:cs="Times New Roman"/>
              <w:kern w:val="0"/>
              <w:sz w:val="24"/>
            </w:rPr>
            <m:t>≈</m:t>
          </m:r>
        </w:del>
        <m:r>
          <m:rPr/>
          <w:rPr>
            <w:rFonts w:ascii="Cambria Math" w:hAnsi="Cambria Math" w:eastAsia="Times New Roman" w:cs="Times New Roman"/>
            <w:kern w:val="0"/>
            <w:sz w:val="24"/>
          </w:rPr>
          <m:t>1</m:t>
        </m:r>
      </m:oMath>
    </w:p>
    <w:p w14:paraId="6BCBE002">
      <w:pPr>
        <w:pStyle w:val="30"/>
        <w:ind w:left="840" w:firstLine="630" w:firstLineChars="300"/>
        <w:rPr>
          <w:rFonts w:hint="eastAsia"/>
          <w:b/>
          <w:bCs/>
        </w:rPr>
      </w:pPr>
      <w:r>
        <w:t>b)</w:t>
      </w:r>
      <w:r>
        <w:rPr>
          <w:b/>
          <w:bCs/>
        </w:rPr>
        <w:fldChar w:fldCharType="begin"/>
      </w:r>
      <w:r>
        <w:instrText xml:space="preserve"> INCLUDEPICTURE "https://media.cheggcdn.com/comis/67e/67ea005f-cc7d-4bfd-884a-f7eb1ff8b198/769356-4.4-1E-i17.png" \* MERGEFORMATINET </w:instrText>
      </w:r>
      <w:r>
        <w:rPr>
          <w:b/>
          <w:bCs/>
        </w:rPr>
        <w:fldChar w:fldCharType="end"/>
      </w:r>
    </w:p>
    <w:p w14:paraId="2C30C148">
      <w:pPr>
        <w:widowControl/>
        <w:spacing w:before="100" w:beforeAutospacing="1" w:after="100" w:afterAutospacing="1"/>
        <w:jc w:val="left"/>
        <w:rPr>
          <w:rFonts w:ascii="Times New Roman" w:hAnsi="Times New Roman" w:eastAsia="Times New Roman" w:cs="Times New Roman"/>
          <w:kern w:val="0"/>
          <w:sz w:val="24"/>
        </w:rPr>
      </w:pPr>
      <w:r>
        <w:rPr>
          <w:rFonts w:ascii="Times New Roman" w:hAnsi="Times New Roman" w:eastAsia="Times New Roman" w:cs="Times New Roman"/>
          <w:kern w:val="0"/>
          <w:sz w:val="24"/>
        </w:rPr>
        <w:fldChar w:fldCharType="begin"/>
      </w:r>
      <w:r>
        <w:rPr>
          <w:rFonts w:ascii="Times New Roman" w:hAnsi="Times New Roman" w:eastAsia="Times New Roman" w:cs="Times New Roman"/>
          <w:kern w:val="0"/>
          <w:sz w:val="24"/>
        </w:rPr>
        <w:instrText xml:space="preserve"> INCLUDEPICTURE "https://media.cheggcdn.com/comis/5f8/5f8060e3-090b-45dd-9e20-06c69c186646/769356-4.4-1E-i19.png" \* MERGEFORMATINET </w:instrText>
      </w:r>
      <w:r>
        <w:rPr>
          <w:rFonts w:ascii="Times New Roman" w:hAnsi="Times New Roman" w:eastAsia="Times New Roman" w:cs="Times New Roman"/>
          <w:kern w:val="0"/>
          <w:sz w:val="24"/>
        </w:rPr>
        <w:fldChar w:fldCharType="separate"/>
      </w:r>
      <w:r>
        <w:rPr>
          <w:rFonts w:ascii="Times New Roman" w:hAnsi="Times New Roman" w:eastAsia="Times New Roman" w:cs="Times New Roman"/>
          <w:kern w:val="0"/>
          <w:sz w:val="24"/>
        </w:rPr>
        <w:drawing>
          <wp:inline distT="0" distB="0" distL="0" distR="0">
            <wp:extent cx="5274310" cy="2169795"/>
            <wp:effectExtent l="0" t="0" r="0" b="1905"/>
            <wp:docPr id="389634527" name="Picture 1087" descr="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34527" name="Picture 1087" descr="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74310" cy="2169795"/>
                    </a:xfrm>
                    <a:prstGeom prst="rect">
                      <a:avLst/>
                    </a:prstGeom>
                    <a:noFill/>
                    <a:ln>
                      <a:noFill/>
                    </a:ln>
                  </pic:spPr>
                </pic:pic>
              </a:graphicData>
            </a:graphic>
          </wp:inline>
        </w:drawing>
      </w:r>
      <w:r>
        <w:rPr>
          <w:rFonts w:ascii="Times New Roman" w:hAnsi="Times New Roman" w:eastAsia="Times New Roman" w:cs="Times New Roman"/>
          <w:kern w:val="0"/>
          <w:sz w:val="24"/>
        </w:rPr>
        <w:fldChar w:fldCharType="end"/>
      </w:r>
    </w:p>
    <w:p w14:paraId="6573AA24">
      <w:pPr>
        <w:widowControl/>
        <w:spacing w:before="100" w:beforeAutospacing="1" w:after="100" w:afterAutospacing="1"/>
        <w:rPr>
          <w:rFonts w:ascii="Times New Roman" w:hAnsi="Times New Roman" w:cs="Times New Roman"/>
          <w:kern w:val="0"/>
          <w:sz w:val="24"/>
        </w:rPr>
      </w:pPr>
      <w:r>
        <w:rPr>
          <w:rFonts w:hint="eastAsia" w:ascii="Times New Roman" w:hAnsi="Times New Roman" w:cs="Times New Roman"/>
          <w:kern w:val="0"/>
          <w:sz w:val="24"/>
        </w:rPr>
        <w:t>通过上述得</w:t>
      </w:r>
      <w:r>
        <w:rPr>
          <w:rFonts w:hint="eastAsia" w:ascii="Times New Roman" w:hAnsi="Times New Roman" w:eastAsia="宋体" w:cs="Times New Roman"/>
          <w:kern w:val="0"/>
          <w:sz w:val="24"/>
        </w:rPr>
        <w:t>R=4</w:t>
      </w:r>
      <w:r>
        <w:rPr>
          <w:rFonts w:ascii="Times New Roman" w:hAnsi="Times New Roman" w:eastAsia="Times New Roman" w:cs="Times New Roman"/>
          <w:kern w:val="0"/>
          <w:sz w:val="24"/>
        </w:rPr>
        <w:t xml:space="preserve">, </w:t>
      </w:r>
      <w:r>
        <w:rPr>
          <w:rFonts w:hint="eastAsia" w:ascii="宋体" w:hAnsi="宋体" w:eastAsia="宋体" w:cs="宋体"/>
          <w:kern w:val="0"/>
          <w:sz w:val="24"/>
        </w:rPr>
        <w:t>不同元素数量估计为</w:t>
      </w:r>
      <m:oMath>
        <m:sSup>
          <m:sSupPr>
            <m:ctrlPr>
              <w:rPr>
                <w:rFonts w:ascii="Cambria Math" w:hAnsi="Cambria Math" w:eastAsia="Times New Roman" w:cs="Times New Roman"/>
                <w:kern w:val="0"/>
                <w:sz w:val="24"/>
              </w:rPr>
            </m:ctrlPr>
          </m:sSupPr>
          <m:e>
            <m:r>
              <m:rPr/>
              <w:rPr>
                <w:rFonts w:ascii="Cambria Math" w:hAnsi="Cambria Math" w:eastAsia="Times New Roman" w:cs="Times New Roman"/>
                <w:kern w:val="0"/>
                <w:sz w:val="24"/>
              </w:rPr>
              <m:t>2</m:t>
            </m:r>
            <m:ctrlPr>
              <w:rPr>
                <w:rFonts w:ascii="Cambria Math" w:hAnsi="Cambria Math" w:eastAsia="Times New Roman" w:cs="Times New Roman"/>
                <w:kern w:val="0"/>
                <w:sz w:val="24"/>
              </w:rPr>
            </m:ctrlPr>
          </m:e>
          <m:sup>
            <m:r>
              <m:rPr/>
              <w:rPr>
                <w:rFonts w:ascii="Cambria Math" w:hAnsi="Cambria Math" w:eastAsia="Times New Roman" w:cs="Times New Roman"/>
                <w:kern w:val="0"/>
                <w:sz w:val="24"/>
              </w:rPr>
              <m:t>R</m:t>
            </m:r>
            <m:ctrlPr>
              <w:rPr>
                <w:rFonts w:ascii="Cambria Math" w:hAnsi="Cambria Math" w:eastAsia="Times New Roman" w:cs="Times New Roman"/>
                <w:kern w:val="0"/>
                <w:sz w:val="24"/>
              </w:rPr>
            </m:ctrlPr>
          </m:sup>
        </m:sSup>
        <w:del w:id="151" w:author="Wei Wang" w:date="2026-06-05T01:30:00Z">
          <m:r>
            <m:rPr/>
            <w:rPr>
              <w:rFonts w:ascii="Cambria Math" w:hAnsi="Cambria Math" w:eastAsia="Times New Roman" w:cs="Times New Roman"/>
              <w:kern w:val="0"/>
              <w:sz w:val="24"/>
            </w:rPr>
            <m:t>/</m:t>
          </m:r>
        </w:del>
        <w:del w:id="152" w:author="Wei Wang" w:date="2026-06-05T01:30:00Z">
          <m:r>
            <m:rPr/>
            <w:rPr>
              <w:rFonts w:ascii="Cambria Math" w:hAnsi="Cambria Math"/>
            </w:rPr>
            <m:t>ϕ</m:t>
          </m:r>
        </w:del>
        <w:ins w:id="153" w:author="Wei Wang" w:date="2026-06-05T01:30:00Z">
          <m:r>
            <m:rPr/>
            <w:rPr>
              <w:rFonts w:ascii="Cambria Math" w:hAnsi="Cambria Math" w:cs="Times New Roman"/>
              <w:kern w:val="0"/>
              <w:sz w:val="24"/>
            </w:rPr>
            <m:t>=</m:t>
          </m:r>
        </w:ins>
        <w:del w:id="154" w:author="Wei Wang" w:date="2026-06-05T01:30:00Z">
          <m:r>
            <m:rPr/>
            <w:rPr>
              <w:rFonts w:ascii="Cambria Math" w:hAnsi="Cambria Math" w:eastAsia="Times New Roman" w:cs="Times New Roman"/>
              <w:kern w:val="0"/>
              <w:sz w:val="24"/>
            </w:rPr>
            <m:t>≈</m:t>
          </m:r>
        </w:del>
        <w:ins w:id="155" w:author="Wei Wang" w:date="2026-06-05T01:30:00Z">
          <m:r>
            <m:rPr/>
            <w:rPr>
              <w:rFonts w:ascii="Cambria Math" w:hAnsi="Cambria Math" w:cs="Times New Roman"/>
              <w:kern w:val="0"/>
              <w:sz w:val="24"/>
            </w:rPr>
            <m:t>16</m:t>
          </m:r>
        </w:ins>
        <w:del w:id="156" w:author="Wei Wang" w:date="2026-06-05T01:30:00Z">
          <m:r>
            <m:rPr/>
            <w:rPr>
              <w:rFonts w:ascii="Cambria Math" w:hAnsi="Cambria Math" w:eastAsia="Times New Roman" w:cs="Times New Roman"/>
              <w:kern w:val="0"/>
              <w:sz w:val="24"/>
            </w:rPr>
            <m:t>21</m:t>
          </m:r>
        </w:del>
      </m:oMath>
      <w:r>
        <w:rPr>
          <w:rFonts w:hint="eastAsia" w:ascii="宋体" w:hAnsi="宋体" w:eastAsia="宋体" w:cs="宋体"/>
          <w:kern w:val="0"/>
          <w:sz w:val="24"/>
        </w:rPr>
        <w:t>。</w:t>
      </w:r>
    </w:p>
    <w:p w14:paraId="21530FC1">
      <w:pPr>
        <w:pStyle w:val="30"/>
        <w:ind w:left="840" w:firstLine="630" w:firstLineChars="300"/>
        <w:rPr>
          <w:rFonts w:hint="eastAsia"/>
          <w:b/>
          <w:bCs/>
        </w:rPr>
      </w:pPr>
      <w:r>
        <w:t>c)</w:t>
      </w:r>
    </w:p>
    <w:p w14:paraId="5878AABC">
      <w:pPr>
        <w:widowControl/>
        <w:spacing w:before="100" w:beforeAutospacing="1" w:after="100" w:afterAutospacing="1"/>
        <w:jc w:val="left"/>
        <w:rPr>
          <w:rFonts w:ascii="Times New Roman" w:hAnsi="Times New Roman" w:eastAsia="Times New Roman" w:cs="Times New Roman"/>
          <w:kern w:val="0"/>
          <w:sz w:val="24"/>
        </w:rPr>
      </w:pPr>
      <w:r>
        <w:rPr>
          <w:rFonts w:ascii="Times New Roman" w:hAnsi="Times New Roman" w:eastAsia="Times New Roman" w:cs="Times New Roman"/>
          <w:kern w:val="0"/>
          <w:sz w:val="24"/>
        </w:rPr>
        <w:fldChar w:fldCharType="begin"/>
      </w:r>
      <w:r>
        <w:rPr>
          <w:rFonts w:ascii="Times New Roman" w:hAnsi="Times New Roman" w:eastAsia="Times New Roman" w:cs="Times New Roman"/>
          <w:kern w:val="0"/>
          <w:sz w:val="24"/>
        </w:rPr>
        <w:instrText xml:space="preserve"> INCLUDEPICTURE "https://media.cheggcdn.com/comis/c25/c251c7d1-c9c1-4fc1-b02d-deb852484223/769356-4.4-1E-i23.png" \* MERGEFORMATINET </w:instrText>
      </w:r>
      <w:r>
        <w:rPr>
          <w:rFonts w:ascii="Times New Roman" w:hAnsi="Times New Roman" w:eastAsia="Times New Roman" w:cs="Times New Roman"/>
          <w:kern w:val="0"/>
          <w:sz w:val="24"/>
        </w:rPr>
        <w:fldChar w:fldCharType="separate"/>
      </w:r>
      <w:r>
        <w:rPr>
          <w:rFonts w:ascii="Times New Roman" w:hAnsi="Times New Roman" w:eastAsia="Times New Roman" w:cs="Times New Roman"/>
          <w:kern w:val="0"/>
          <w:sz w:val="24"/>
        </w:rPr>
        <w:drawing>
          <wp:inline distT="0" distB="0" distL="0" distR="0">
            <wp:extent cx="5274310" cy="2162175"/>
            <wp:effectExtent l="0" t="0" r="0" b="0"/>
            <wp:docPr id="1526881657" name="Picture 1083" descr="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81657" name="Picture 1083" descr="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274310" cy="2162175"/>
                    </a:xfrm>
                    <a:prstGeom prst="rect">
                      <a:avLst/>
                    </a:prstGeom>
                    <a:noFill/>
                    <a:ln>
                      <a:noFill/>
                    </a:ln>
                  </pic:spPr>
                </pic:pic>
              </a:graphicData>
            </a:graphic>
          </wp:inline>
        </w:drawing>
      </w:r>
      <w:r>
        <w:rPr>
          <w:rFonts w:ascii="Times New Roman" w:hAnsi="Times New Roman" w:eastAsia="Times New Roman" w:cs="Times New Roman"/>
          <w:kern w:val="0"/>
          <w:sz w:val="24"/>
        </w:rPr>
        <w:fldChar w:fldCharType="end"/>
      </w:r>
    </w:p>
    <w:p w14:paraId="78A84614">
      <w:pPr>
        <w:widowControl/>
        <w:spacing w:before="100" w:beforeAutospacing="1" w:after="100" w:afterAutospacing="1"/>
        <w:rPr>
          <w:ins w:id="157" w:author="包子姐" w:date="2026-06-21T21:46:57Z"/>
          <w:rFonts w:hint="eastAsia" w:ascii="宋体" w:hAnsi="宋体" w:eastAsia="宋体" w:cs="宋体"/>
          <w:kern w:val="0"/>
          <w:sz w:val="24"/>
          <w:lang w:val="en-US" w:eastAsia="zh-CN"/>
        </w:rPr>
      </w:pPr>
      <w:r>
        <w:rPr>
          <w:rFonts w:hint="eastAsia" w:ascii="Times New Roman" w:hAnsi="Times New Roman" w:cs="Times New Roman"/>
          <w:kern w:val="0"/>
          <w:sz w:val="24"/>
        </w:rPr>
        <w:t>通过上述得</w:t>
      </w:r>
      <w:r>
        <w:rPr>
          <w:rFonts w:hint="eastAsia" w:ascii="Times New Roman" w:hAnsi="Times New Roman" w:eastAsia="宋体" w:cs="Times New Roman"/>
          <w:kern w:val="0"/>
          <w:sz w:val="24"/>
        </w:rPr>
        <w:t>R=4</w:t>
      </w:r>
      <w:r>
        <w:rPr>
          <w:rFonts w:ascii="Times New Roman" w:hAnsi="Times New Roman" w:eastAsia="Times New Roman" w:cs="Times New Roman"/>
          <w:kern w:val="0"/>
          <w:sz w:val="24"/>
        </w:rPr>
        <w:t xml:space="preserve">, </w:t>
      </w:r>
      <w:r>
        <w:rPr>
          <w:rFonts w:hint="eastAsia" w:ascii="宋体" w:hAnsi="宋体" w:eastAsia="宋体" w:cs="宋体"/>
          <w:kern w:val="0"/>
          <w:sz w:val="24"/>
        </w:rPr>
        <w:t>不同元素数量估计为</w:t>
      </w:r>
      <m:oMath>
        <m:sSup>
          <m:sSupPr>
            <m:ctrlPr>
              <w:rPr>
                <w:rFonts w:ascii="Cambria Math" w:hAnsi="Cambria Math" w:eastAsia="Times New Roman" w:cs="Times New Roman"/>
                <w:kern w:val="0"/>
                <w:sz w:val="24"/>
              </w:rPr>
            </m:ctrlPr>
          </m:sSupPr>
          <m:e>
            <m:r>
              <m:rPr/>
              <w:rPr>
                <w:rFonts w:ascii="Cambria Math" w:hAnsi="Cambria Math" w:eastAsia="Times New Roman" w:cs="Times New Roman"/>
                <w:kern w:val="0"/>
                <w:sz w:val="24"/>
              </w:rPr>
              <m:t>2</m:t>
            </m:r>
            <m:ctrlPr>
              <w:rPr>
                <w:rFonts w:ascii="Cambria Math" w:hAnsi="Cambria Math" w:eastAsia="Times New Roman" w:cs="Times New Roman"/>
                <w:kern w:val="0"/>
                <w:sz w:val="24"/>
              </w:rPr>
            </m:ctrlPr>
          </m:e>
          <m:sup>
            <m:r>
              <m:rPr/>
              <w:rPr>
                <w:rFonts w:ascii="Cambria Math" w:hAnsi="Cambria Math" w:eastAsia="Times New Roman" w:cs="Times New Roman"/>
                <w:kern w:val="0"/>
                <w:sz w:val="24"/>
              </w:rPr>
              <m:t>R</m:t>
            </m:r>
            <m:ctrlPr>
              <w:rPr>
                <w:rFonts w:ascii="Cambria Math" w:hAnsi="Cambria Math" w:eastAsia="Times New Roman" w:cs="Times New Roman"/>
                <w:kern w:val="0"/>
                <w:sz w:val="24"/>
              </w:rPr>
            </m:ctrlPr>
          </m:sup>
        </m:sSup>
        <w:del w:id="158" w:author="Wei Wang" w:date="2026-06-05T01:29:00Z">
          <m:r>
            <m:rPr/>
            <w:rPr>
              <w:rFonts w:ascii="Cambria Math" w:hAnsi="Cambria Math" w:eastAsia="Times New Roman" w:cs="Times New Roman"/>
              <w:kern w:val="0"/>
              <w:sz w:val="24"/>
            </w:rPr>
            <m:t>/</m:t>
          </m:r>
        </w:del>
        <w:del w:id="159" w:author="Wei Wang" w:date="2026-06-05T01:29:00Z">
          <m:r>
            <m:rPr/>
            <w:rPr>
              <w:rFonts w:ascii="Cambria Math" w:hAnsi="Cambria Math"/>
            </w:rPr>
            <m:t>ϕ</m:t>
          </m:r>
        </w:del>
        <w:del w:id="160" w:author="Wei Wang" w:date="2026-06-05T01:29:00Z">
          <m:r>
            <m:rPr/>
            <w:rPr>
              <w:rFonts w:ascii="Cambria Math" w:hAnsi="Cambria Math" w:eastAsia="Times New Roman" w:cs="Times New Roman"/>
              <w:kern w:val="0"/>
              <w:sz w:val="24"/>
            </w:rPr>
            <m:t>≈2</m:t>
          </m:r>
        </w:del>
      </m:oMath>
      <w:del w:id="161" w:author="Wei Wang" w:date="2026-06-05T01:29:00Z">
        <w:r>
          <w:rPr>
            <w:rFonts w:hint="eastAsia" w:ascii="宋体" w:hAnsi="宋体" w:eastAsia="宋体" w:cs="宋体"/>
            <w:kern w:val="0"/>
            <w:sz w:val="24"/>
          </w:rPr>
          <w:delText>1</w:delText>
        </w:r>
      </w:del>
      <w:ins w:id="162" w:author="Wei Wang" w:date="2026-06-05T01:29:00Z">
        <w:r>
          <w:rPr>
            <w:rFonts w:hint="eastAsia" w:ascii="宋体" w:hAnsi="宋体" w:eastAsia="宋体" w:cs="宋体"/>
            <w:kern w:val="0"/>
            <w:sz w:val="24"/>
          </w:rPr>
          <w:t>=16</w:t>
        </w:r>
      </w:ins>
      <w:r>
        <w:rPr>
          <w:rFonts w:hint="eastAsia" w:ascii="宋体" w:hAnsi="宋体" w:eastAsia="宋体" w:cs="宋体"/>
          <w:kern w:val="0"/>
          <w:sz w:val="24"/>
        </w:rPr>
        <w:t>。</w:t>
      </w:r>
      <w:ins w:id="163" w:author="Wei Wang" w:date="2026-06-05T01:31:00Z">
        <w:r>
          <w:rPr>
            <w:rFonts w:ascii="宋体" w:hAnsi="宋体" w:eastAsia="宋体" w:cs="宋体"/>
            <w:kern w:val="0"/>
            <w:sz w:val="24"/>
          </w:rPr>
          <w:br w:type="textWrapping"/>
        </w:r>
      </w:ins>
      <w:ins w:id="164" w:author="Wei Wang" w:date="2026-06-05T01:32:00Z">
        <w:r>
          <w:rPr>
            <w:rFonts w:hint="eastAsia" w:ascii="宋体" w:hAnsi="宋体" w:eastAsia="宋体" w:cs="宋体"/>
            <w:kern w:val="0"/>
            <w:sz w:val="24"/>
          </w:rPr>
          <w:t>三个哈希</w:t>
        </w:r>
      </w:ins>
      <w:ins w:id="165" w:author="Wei Wang" w:date="2026-06-05T01:31:00Z">
        <w:r>
          <w:rPr>
            <w:rFonts w:hint="eastAsia" w:ascii="宋体" w:hAnsi="宋体" w:eastAsia="宋体" w:cs="宋体"/>
            <w:kern w:val="0"/>
            <w:sz w:val="24"/>
          </w:rPr>
          <w:t>均值为（1+16+16）/3=11</w:t>
        </w:r>
      </w:ins>
    </w:p>
    <w:p w14:paraId="4DBB614B">
      <w:pPr>
        <w:widowControl/>
        <w:pBdr>
          <w:bottom w:val="single" w:color="auto" w:sz="4" w:space="0"/>
        </w:pBdr>
        <w:spacing w:before="100" w:beforeAutospacing="1" w:after="100" w:afterAutospacing="1"/>
        <w:rPr>
          <w:rFonts w:ascii="Times New Roman" w:hAnsi="Times New Roman" w:cs="Times New Roman"/>
          <w:kern w:val="0"/>
          <w:sz w:val="24"/>
        </w:rPr>
        <w:pPrChange w:id="166" w:author="包子姐" w:date="2026-06-21T21:47:14Z">
          <w:pPr>
            <w:widowControl/>
            <w:spacing w:before="100" w:beforeAutospacing="1" w:after="100" w:afterAutospacing="1"/>
          </w:pPr>
        </w:pPrChange>
      </w:pPr>
      <w:r>
        <w:rPr>
          <w:rFonts w:ascii="Times New Roman" w:hAnsi="Times New Roman" w:eastAsia="Times New Roman" w:cs="Times New Roman"/>
          <w:kern w:val="0"/>
          <w:sz w:val="24"/>
        </w:rPr>
        <w:fldChar w:fldCharType="begin"/>
      </w:r>
      <w:r>
        <w:rPr>
          <w:rFonts w:ascii="Times New Roman" w:hAnsi="Times New Roman" w:eastAsia="Times New Roman" w:cs="Times New Roman"/>
          <w:kern w:val="0"/>
          <w:sz w:val="24"/>
        </w:rPr>
        <w:instrText xml:space="preserve"> INCLUDEPICTURE "https://media.cheggcdn.com/comis/fea/fea30b43-7b2f-407f-a8f6-ff229ec7fc90/769356-4.4-1E-i25.png" \* MERGEFORMATINET </w:instrText>
      </w:r>
      <w:r>
        <w:rPr>
          <w:rFonts w:ascii="Times New Roman" w:hAnsi="Times New Roman" w:eastAsia="Times New Roman" w:cs="Times New Roman"/>
          <w:kern w:val="0"/>
          <w:sz w:val="24"/>
        </w:rPr>
        <w:fldChar w:fldCharType="end"/>
      </w:r>
    </w:p>
    <w:p w14:paraId="59DA98E3">
      <w:pPr>
        <w:pStyle w:val="5"/>
        <w:spacing w:line="240" w:lineRule="exact"/>
        <w:ind w:left="360" w:firstLine="0" w:firstLineChars="0"/>
        <w:rPr>
          <w:ins w:id="167" w:author="包子姐" w:date="2026-06-21T21:47:09Z"/>
          <w:rStyle w:val="23"/>
          <w:rFonts w:hint="default"/>
          <w:lang w:val="en-US" w:eastAsia="zh-CN"/>
        </w:rPr>
      </w:pPr>
    </w:p>
    <w:p w14:paraId="335EE5C7">
      <w:pPr>
        <w:pStyle w:val="5"/>
        <w:spacing w:line="240" w:lineRule="exact"/>
        <w:ind w:left="360" w:firstLine="0" w:firstLineChars="0"/>
        <w:rPr>
          <w:rFonts w:hint="eastAsia" w:ascii="微软雅黑" w:hAnsi="微软雅黑" w:eastAsia="微软雅黑"/>
          <w:color w:val="5B9BD5" w:themeColor="accent5"/>
          <w14:textFill>
            <w14:solidFill>
              <w14:schemeClr w14:val="accent5"/>
            </w14:solidFill>
          </w14:textFill>
        </w:rPr>
      </w:pPr>
      <w:r>
        <w:rPr>
          <w:rStyle w:val="23"/>
        </w:rPr>
        <w:t>4.5.1</w:t>
      </w:r>
      <w:r>
        <w:rPr>
          <w:rFonts w:hint="eastAsia" w:ascii="宋体" w:hAnsi="宋体" w:eastAsia="宋体"/>
        </w:rPr>
        <w:t xml:space="preserve"> </w:t>
      </w:r>
      <w:r>
        <w:t>计算数据流3,1,4,1,3,4,2,1,2的</w:t>
      </w:r>
      <w:r>
        <w:rPr>
          <w:rFonts w:hint="eastAsia"/>
        </w:rPr>
        <w:t>奇异</w:t>
      </w:r>
      <w:r>
        <w:t>数(第二阶矩)。这个数据流的第三阶矩是多少?</w:t>
      </w:r>
    </w:p>
    <w:p w14:paraId="65C2B5A2">
      <w:pPr>
        <w:pStyle w:val="5"/>
        <w:spacing w:line="240" w:lineRule="exact"/>
        <w:ind w:left="360" w:firstLine="0" w:firstLineChars="0"/>
        <w:rPr>
          <w:rFonts w:hint="eastAsia"/>
        </w:rPr>
      </w:pPr>
    </w:p>
    <w:p w14:paraId="5AA1C41B">
      <w:pPr>
        <w:pStyle w:val="5"/>
        <w:spacing w:line="240" w:lineRule="exact"/>
        <w:ind w:left="360" w:firstLine="0" w:firstLineChars="0"/>
        <w:rPr>
          <w:rFonts w:hint="eastAsia" w:ascii="微软雅黑" w:hAnsi="微软雅黑" w:eastAsia="微软雅黑"/>
          <w:b/>
          <w:bCs/>
          <w:color w:val="5B9BD5" w:themeColor="accent5"/>
          <w14:textFill>
            <w14:solidFill>
              <w14:schemeClr w14:val="accent5"/>
            </w14:solidFill>
          </w14:textFill>
        </w:rPr>
      </w:pPr>
      <w:r>
        <w:rPr>
          <w:rFonts w:hint="eastAsia"/>
          <w:b/>
          <w:bCs/>
        </w:rPr>
        <w:t>参考答案：</w:t>
      </w:r>
      <w:r>
        <w:rPr>
          <w:rFonts w:hint="eastAsia" w:ascii="微软雅黑" w:hAnsi="微软雅黑" w:eastAsia="微软雅黑"/>
          <w:color w:val="000000" w:themeColor="text1"/>
          <w14:textFill>
            <w14:solidFill>
              <w14:schemeClr w14:val="tx1"/>
            </w14:solidFill>
          </w14:textFill>
        </w:rPr>
        <w:t>这是一个长度为9的流，其中元素3出现2次，元素4出现2次，元素1出现3次，元素2出现2次。</w:t>
      </w:r>
    </w:p>
    <w:p w14:paraId="0AED29B9">
      <w:pPr>
        <w:spacing w:line="240" w:lineRule="exact"/>
        <w:ind w:left="420" w:leftChars="200"/>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因此奇异数=</w:t>
      </w:r>
      <w:r>
        <w:rPr>
          <w:rFonts w:ascii="微软雅黑" w:hAnsi="微软雅黑" w:eastAsia="微软雅黑"/>
          <w:color w:val="000000" w:themeColor="text1"/>
          <w14:textFill>
            <w14:solidFill>
              <w14:schemeClr w14:val="tx1"/>
            </w14:solidFill>
          </w14:textFill>
        </w:rPr>
        <w:t>3*2^2+3^2=21</w:t>
      </w:r>
    </w:p>
    <w:p w14:paraId="47D02A44">
      <w:pPr>
        <w:spacing w:line="240" w:lineRule="exact"/>
        <w:ind w:left="420" w:leftChars="200"/>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而三阶矩=</w:t>
      </w:r>
      <w:r>
        <w:rPr>
          <w:rFonts w:ascii="微软雅黑" w:hAnsi="微软雅黑" w:eastAsia="微软雅黑"/>
          <w:color w:val="000000" w:themeColor="text1"/>
          <w14:textFill>
            <w14:solidFill>
              <w14:schemeClr w14:val="tx1"/>
            </w14:solidFill>
          </w14:textFill>
        </w:rPr>
        <w:t>3*2^3+3^3=51</w:t>
      </w:r>
    </w:p>
    <w:p w14:paraId="345B37D2">
      <w:pPr>
        <w:pBdr>
          <w:bottom w:val="single" w:color="auto" w:sz="4" w:space="0"/>
        </w:pBdr>
        <w:rPr>
          <w:ins w:id="169" w:author="包子姐" w:date="2026-06-21T21:47:18Z"/>
          <w:rFonts w:hint="eastAsia" w:ascii="宋体" w:hAnsi="宋体" w:eastAsia="宋体"/>
        </w:rPr>
        <w:pPrChange w:id="168" w:author="包子姐" w:date="2026-06-21T21:47:22Z">
          <w:pPr/>
        </w:pPrChange>
      </w:pPr>
    </w:p>
    <w:p w14:paraId="528FFE02">
      <w:pPr>
        <w:rPr>
          <w:ins w:id="170" w:author="包子姐" w:date="2026-06-21T21:47:18Z"/>
          <w:rFonts w:hint="default" w:ascii="宋体" w:hAnsi="宋体" w:eastAsia="宋体"/>
          <w:lang w:val="en-US" w:eastAsia="zh-CN"/>
        </w:rPr>
      </w:pPr>
    </w:p>
    <w:p w14:paraId="1F1F2F17">
      <w:pPr>
        <w:rPr>
          <w:ins w:id="171" w:author="包子姐" w:date="2026-06-21T21:47:19Z"/>
          <w:rFonts w:hint="eastAsia" w:ascii="宋体" w:hAnsi="宋体" w:eastAsia="宋体"/>
        </w:rPr>
      </w:pPr>
    </w:p>
    <w:p w14:paraId="1E1E5FC5">
      <w:pPr>
        <w:rPr>
          <w:rFonts w:hint="eastAsia" w:ascii="宋体" w:hAnsi="宋体" w:eastAsia="宋体"/>
        </w:rPr>
      </w:pPr>
    </w:p>
    <w:p w14:paraId="10CE8DE9">
      <w:pPr>
        <w:pStyle w:val="5"/>
        <w:spacing w:line="240" w:lineRule="exact"/>
        <w:ind w:left="360" w:firstLine="0" w:firstLineChars="0"/>
        <w:rPr>
          <w:rFonts w:hint="eastAsia" w:ascii="微软雅黑" w:hAnsi="微软雅黑" w:eastAsia="微软雅黑"/>
          <w:color w:val="5B9BD5" w:themeColor="accent5"/>
          <w14:textFill>
            <w14:solidFill>
              <w14:schemeClr w14:val="accent5"/>
            </w14:solidFill>
          </w14:textFill>
        </w:rPr>
      </w:pPr>
      <w:r>
        <w:rPr>
          <w:rStyle w:val="23"/>
        </w:rPr>
        <w:t>4.6.1</w:t>
      </w:r>
      <w:r>
        <w:t>假设窗口如图4</w:t>
      </w:r>
      <w:r>
        <w:rPr>
          <w:rFonts w:hint="eastAsia"/>
        </w:rPr>
        <w:t>-</w:t>
      </w:r>
      <w:r>
        <w:t>2所示。估计最后k个位置中1的数量,对于k=</w:t>
      </w:r>
      <w:r>
        <w:br w:type="textWrapping"/>
      </w:r>
      <w:r>
        <w:t xml:space="preserve">a)5 </w:t>
      </w:r>
      <w:r>
        <w:br w:type="textWrapping"/>
      </w:r>
      <w:r>
        <w:t>b)15</w:t>
      </w:r>
      <w:r>
        <w:br w:type="textWrapping"/>
      </w:r>
      <w:r>
        <w:t>在每种情况下,你的估计值与正确值相差多少?</w:t>
      </w:r>
    </w:p>
    <w:p w14:paraId="6FC7158D">
      <w:pPr>
        <w:rPr>
          <w:rFonts w:hint="eastAsia"/>
        </w:rPr>
      </w:pPr>
      <w:r>
        <w:drawing>
          <wp:inline distT="0" distB="0" distL="0" distR="0">
            <wp:extent cx="4443095" cy="1271905"/>
            <wp:effectExtent l="0" t="0" r="0" b="4445"/>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31"/>
                    <a:srcRect t="6858" b="17806"/>
                    <a:stretch>
                      <a:fillRect/>
                    </a:stretch>
                  </pic:blipFill>
                  <pic:spPr>
                    <a:xfrm>
                      <a:off x="0" y="0"/>
                      <a:ext cx="4511003" cy="1291479"/>
                    </a:xfrm>
                    <a:prstGeom prst="rect">
                      <a:avLst/>
                    </a:prstGeom>
                    <a:ln>
                      <a:noFill/>
                    </a:ln>
                  </pic:spPr>
                </pic:pic>
              </a:graphicData>
            </a:graphic>
          </wp:inline>
        </w:drawing>
      </w:r>
    </w:p>
    <w:p w14:paraId="6E3CA117">
      <w:pPr>
        <w:jc w:val="center"/>
        <w:rPr>
          <w:rFonts w:hint="eastAsia"/>
        </w:rPr>
      </w:pPr>
      <w:r>
        <w:rPr>
          <w:rFonts w:hint="eastAsia" w:ascii="宋体" w:hAnsi="宋体" w:eastAsia="宋体"/>
        </w:rPr>
        <w:t>图4-2 习题示例图</w:t>
      </w:r>
    </w:p>
    <w:p w14:paraId="7033E19A">
      <w:pPr>
        <w:pStyle w:val="30"/>
        <w:ind w:firstLine="420"/>
        <w:rPr>
          <w:rFonts w:hint="eastAsia"/>
          <w:b/>
          <w:bCs/>
        </w:rPr>
      </w:pPr>
      <w:r>
        <w:rPr>
          <w:rFonts w:hint="eastAsia"/>
          <w:b/>
          <w:bCs/>
        </w:rPr>
        <w:t>参考答案：</w:t>
      </w:r>
      <w:r>
        <w:rPr>
          <w:rFonts w:hint="eastAsia"/>
        </w:rPr>
        <w:t>a) k</w:t>
      </w:r>
      <w:r>
        <w:t>=5</w:t>
      </w:r>
      <w:r>
        <w:rPr>
          <w:rFonts w:hint="eastAsia"/>
        </w:rPr>
        <w:t>时，预估1的数量=</w:t>
      </w:r>
      <w:r>
        <w:t>2*</w:t>
      </w:r>
      <w:r>
        <w:rPr>
          <w:rFonts w:hint="eastAsia"/>
        </w:rPr>
        <w:t>桶大小为</w:t>
      </w:r>
      <w:r>
        <w:t>1+</w:t>
      </w:r>
      <w:r>
        <w:rPr>
          <w:rFonts w:hint="eastAsia"/>
        </w:rPr>
        <w:t>桶大小为2的一半=</w:t>
      </w:r>
      <w:r>
        <w:t>3</w:t>
      </w:r>
      <w:r>
        <w:rPr>
          <w:rFonts w:hint="eastAsia"/>
        </w:rPr>
        <w:t xml:space="preserve">。 </w:t>
      </w:r>
      <w:r>
        <w:br w:type="textWrapping"/>
      </w:r>
      <w:r>
        <w:rPr>
          <w:rFonts w:hint="eastAsia"/>
        </w:rPr>
        <w:t>真实1的数量=</w:t>
      </w:r>
      <w:r>
        <w:t>3</w:t>
      </w:r>
      <w:r>
        <w:rPr>
          <w:rFonts w:hint="eastAsia"/>
        </w:rPr>
        <w:t>，预测与真实值一致。</w:t>
      </w:r>
    </w:p>
    <w:p w14:paraId="5F98A68F">
      <w:pPr>
        <w:pStyle w:val="30"/>
        <w:ind w:left="840" w:firstLine="630" w:firstLineChars="300"/>
        <w:rPr>
          <w:rFonts w:hint="eastAsia"/>
        </w:rPr>
      </w:pPr>
    </w:p>
    <w:p w14:paraId="55C0F9ED">
      <w:pPr>
        <w:pStyle w:val="30"/>
        <w:ind w:left="840" w:firstLine="630" w:firstLineChars="300"/>
        <w:rPr>
          <w:rFonts w:hint="eastAsia"/>
          <w:b/>
          <w:bCs/>
        </w:rPr>
      </w:pPr>
      <w:r>
        <w:rPr>
          <w:rFonts w:hint="eastAsia"/>
        </w:rPr>
        <w:t>b)k</w:t>
      </w:r>
      <w:r>
        <w:t>=15</w:t>
      </w:r>
      <w:r>
        <w:rPr>
          <w:rFonts w:hint="eastAsia"/>
        </w:rPr>
        <w:t>时，预估1的数量=</w:t>
      </w:r>
      <w:r>
        <w:t>2*</w:t>
      </w:r>
      <w:r>
        <w:rPr>
          <w:rFonts w:hint="eastAsia"/>
        </w:rPr>
        <w:t>桶大小为</w:t>
      </w:r>
      <w:r>
        <w:t>1+</w:t>
      </w:r>
      <w:r>
        <w:rPr>
          <w:rFonts w:hint="eastAsia"/>
        </w:rPr>
        <w:t>桶大小为2+桶大小为4</w:t>
      </w:r>
      <w:r>
        <w:t>+</w:t>
      </w:r>
      <w:r>
        <w:rPr>
          <w:rFonts w:hint="eastAsia"/>
        </w:rPr>
        <w:t>桶大小为4的一半=</w:t>
      </w:r>
      <w:r>
        <w:t>10</w:t>
      </w:r>
      <w:r>
        <w:rPr>
          <w:rFonts w:hint="eastAsia"/>
        </w:rPr>
        <w:t>。 真实1的数量=</w:t>
      </w:r>
      <w:r>
        <w:t>9</w:t>
      </w:r>
      <w:r>
        <w:rPr>
          <w:rFonts w:hint="eastAsia"/>
        </w:rPr>
        <w:t>，预测值与真实值差1。</w:t>
      </w:r>
    </w:p>
    <w:p w14:paraId="614DA47E">
      <w:pPr>
        <w:rPr>
          <w:rFonts w:hint="eastAsia" w:ascii="宋体" w:hAnsi="宋体" w:eastAsia="宋体"/>
        </w:rPr>
      </w:pPr>
    </w:p>
    <w:p w14:paraId="1D2C0341">
      <w:pPr>
        <w:rPr>
          <w:rFonts w:hint="eastAsia" w:ascii="宋体" w:hAnsi="宋体" w:eastAsia="宋体"/>
        </w:rPr>
      </w:pPr>
    </w:p>
    <w:p w14:paraId="7544D6CA">
      <w:pPr>
        <w:rPr>
          <w:ins w:id="172" w:author="包子姐" w:date="2026-06-21T21:39:11Z"/>
        </w:rPr>
      </w:pPr>
    </w:p>
    <w:p w14:paraId="7C38E441">
      <w:pPr>
        <w:rPr>
          <w:ins w:id="173" w:author="包子姐" w:date="2026-06-21T21:39:15Z"/>
        </w:rPr>
      </w:pPr>
    </w:p>
    <w:p w14:paraId="1FF20206">
      <w:pPr>
        <w:rPr>
          <w:ins w:id="174" w:author="包子姐" w:date="2026-06-21T21:39:15Z"/>
        </w:rPr>
      </w:pPr>
    </w:p>
    <w:p w14:paraId="3DA41010">
      <w:pPr>
        <w:rPr>
          <w:ins w:id="175" w:author="包子姐" w:date="2026-06-21T21:43:40Z"/>
        </w:rPr>
      </w:pPr>
      <w:ins w:id="176" w:author="包子姐" w:date="2026-06-21T21:43:40Z">
        <w:r>
          <w:rPr/>
          <w:br w:type="page"/>
        </w:r>
      </w:ins>
    </w:p>
    <w:p w14:paraId="21659E40">
      <w:pPr>
        <w:rPr>
          <w:ins w:id="177" w:author="包子姐" w:date="2026-06-21T21:39:16Z"/>
          <w:color w:val="auto"/>
          <w:highlight w:val="green"/>
          <w:rPrChange w:id="178" w:author="包子姐" w:date="2026-06-27T16:59:17Z">
            <w:rPr>
              <w:ins w:id="179" w:author="包子姐" w:date="2026-06-21T21:39:16Z"/>
            </w:rPr>
          </w:rPrChange>
        </w:rPr>
      </w:pPr>
    </w:p>
    <w:p w14:paraId="5D4ADBA7">
      <w:pPr>
        <w:rPr>
          <w:ins w:id="180" w:author="包子姐" w:date="2026-06-21T21:39:16Z"/>
          <w:rFonts w:hint="default" w:eastAsiaTheme="minorEastAsia"/>
          <w:color w:val="auto"/>
          <w:sz w:val="24"/>
          <w:szCs w:val="28"/>
          <w:highlight w:val="green"/>
          <w:lang w:val="en-US" w:eastAsia="zh-CN"/>
          <w:rPrChange w:id="181" w:author="包子姐" w:date="2026-06-27T16:59:17Z">
            <w:rPr>
              <w:ins w:id="182" w:author="包子姐" w:date="2026-06-21T21:39:16Z"/>
              <w:rFonts w:hint="default" w:eastAsiaTheme="minorEastAsia"/>
              <w:lang w:val="en-US" w:eastAsia="zh-CN"/>
            </w:rPr>
          </w:rPrChange>
        </w:rPr>
      </w:pPr>
      <w:ins w:id="183" w:author="包子姐" w:date="2026-06-21T21:39:49Z">
        <w:r>
          <w:rPr>
            <w:rFonts w:hint="eastAsia"/>
            <w:color w:val="auto"/>
            <w:sz w:val="24"/>
            <w:szCs w:val="28"/>
            <w:highlight w:val="green"/>
            <w:lang w:val="en-US" w:eastAsia="zh-CN"/>
            <w:rPrChange w:id="184" w:author="包子姐" w:date="2026-06-27T16:59:17Z">
              <w:rPr>
                <w:rFonts w:hint="eastAsia"/>
                <w:sz w:val="24"/>
                <w:szCs w:val="28"/>
                <w:lang w:val="en-US" w:eastAsia="zh-CN"/>
              </w:rPr>
            </w:rPrChange>
          </w:rPr>
          <w:t xml:space="preserve">6 </w:t>
        </w:r>
      </w:ins>
      <w:ins w:id="185" w:author="包子姐" w:date="2026-06-21T21:39:25Z">
        <w:r>
          <w:rPr>
            <w:rFonts w:hint="eastAsia"/>
            <w:color w:val="auto"/>
            <w:sz w:val="24"/>
            <w:szCs w:val="28"/>
            <w:highlight w:val="green"/>
            <w:lang w:val="en-US" w:eastAsia="zh-CN"/>
            <w:rPrChange w:id="186" w:author="包子姐" w:date="2026-06-27T16:59:17Z">
              <w:rPr>
                <w:rFonts w:hint="eastAsia"/>
                <w:lang w:val="en-US" w:eastAsia="zh-CN"/>
              </w:rPr>
            </w:rPrChange>
          </w:rPr>
          <w:t>聚类</w:t>
        </w:r>
      </w:ins>
    </w:p>
    <w:p w14:paraId="39E7BAFD">
      <w:pPr>
        <w:rPr>
          <w:ins w:id="187" w:author="包子姐" w:date="2026-06-21T21:39:18Z"/>
        </w:rPr>
      </w:pPr>
    </w:p>
    <w:p w14:paraId="483FA42E">
      <w:pPr>
        <w:rPr>
          <w:rFonts w:hint="eastAsia"/>
        </w:rPr>
      </w:pPr>
      <w:r>
        <w:drawing>
          <wp:inline distT="0" distB="0" distL="0" distR="0">
            <wp:extent cx="4472940" cy="2822575"/>
            <wp:effectExtent l="0" t="0" r="3810" b="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32"/>
                    <a:srcRect b="13635"/>
                    <a:stretch>
                      <a:fillRect/>
                    </a:stretch>
                  </pic:blipFill>
                  <pic:spPr>
                    <a:xfrm>
                      <a:off x="0" y="0"/>
                      <a:ext cx="4472940" cy="2822713"/>
                    </a:xfrm>
                    <a:prstGeom prst="rect">
                      <a:avLst/>
                    </a:prstGeom>
                    <a:ln>
                      <a:noFill/>
                    </a:ln>
                  </pic:spPr>
                </pic:pic>
              </a:graphicData>
            </a:graphic>
          </wp:inline>
        </w:drawing>
      </w:r>
    </w:p>
    <w:p w14:paraId="4C8A4E5B">
      <w:pPr>
        <w:jc w:val="center"/>
        <w:rPr>
          <w:rFonts w:hint="eastAsia"/>
        </w:rPr>
      </w:pPr>
      <w:r>
        <w:rPr>
          <w:rFonts w:hint="eastAsia" w:ascii="宋体" w:hAnsi="宋体" w:eastAsia="宋体"/>
        </w:rPr>
        <w:t>图7-2 习题示例图</w:t>
      </w:r>
    </w:p>
    <w:p w14:paraId="6D6EA1BC">
      <w:pPr>
        <w:rPr>
          <w:rFonts w:hint="eastAsia" w:ascii="宋体" w:hAnsi="宋体" w:eastAsia="宋体"/>
        </w:rPr>
      </w:pPr>
    </w:p>
    <w:p w14:paraId="0B4C06EC">
      <w:pPr>
        <w:pStyle w:val="5"/>
        <w:spacing w:line="240" w:lineRule="exact"/>
        <w:ind w:left="360" w:firstLine="0" w:firstLineChars="0"/>
        <w:rPr>
          <w:rFonts w:hint="eastAsia" w:ascii="微软雅黑" w:hAnsi="微软雅黑" w:eastAsia="微软雅黑"/>
          <w:color w:val="5B9BD5" w:themeColor="accent5"/>
          <w14:textFill>
            <w14:solidFill>
              <w14:schemeClr w14:val="accent5"/>
            </w14:solidFill>
          </w14:textFill>
        </w:rPr>
      </w:pPr>
      <w:r>
        <w:rPr>
          <w:rStyle w:val="23"/>
        </w:rPr>
        <w:t>7.2.2</w:t>
      </w:r>
      <w:r>
        <w:rPr>
          <w:rFonts w:hint="eastAsia" w:ascii="微软雅黑" w:hAnsi="微软雅黑" w:eastAsia="微软雅黑"/>
          <w:color w:val="5B9BD5" w:themeColor="accent5"/>
          <w14:textFill>
            <w14:solidFill>
              <w14:schemeClr w14:val="accent5"/>
            </w14:solidFill>
          </w14:textFill>
        </w:rPr>
        <w:t xml:space="preserve"> </w:t>
      </w:r>
      <w:r>
        <w:t>如果我们对</w:t>
      </w:r>
      <w:r>
        <w:rPr>
          <w:rFonts w:hint="eastAsia" w:ascii="微软雅黑" w:hAnsi="微软雅黑" w:eastAsia="微软雅黑"/>
          <w:color w:val="000000" w:themeColor="text1"/>
          <w:highlight w:val="yellow"/>
          <w:rPrChange w:id="188" w:author="包子姐" w:date="2026-06-21T21:53:57Z">
            <w:rPr/>
          </w:rPrChange>
          <w14:textFill>
            <w14:solidFill>
              <w14:schemeClr w14:val="tx1"/>
            </w14:solidFill>
          </w14:textFill>
        </w:rPr>
        <w:t>两个cluster之间的距离使用以下定义</w:t>
      </w:r>
      <w:r>
        <w:t>,那么</w:t>
      </w:r>
      <w:r>
        <w:rPr>
          <w:rFonts w:hint="eastAsia"/>
        </w:rPr>
        <w:t>图</w:t>
      </w:r>
      <w:r>
        <w:t>7.2中的聚类结果会发生怎样的变化?</w:t>
      </w:r>
      <w:r>
        <w:br w:type="textWrapping"/>
      </w:r>
      <w:r>
        <w:t>a) 两个cluster中任意一对点之间的最小距离</w:t>
      </w:r>
      <w:r>
        <w:rPr>
          <w:rFonts w:hint="eastAsia"/>
        </w:rPr>
        <w:t>；</w:t>
      </w:r>
      <w:r>
        <w:br w:type="textWrapping"/>
      </w:r>
      <w:r>
        <w:t>b) 两个cluster中所有点对之间距离的平均值。</w:t>
      </w:r>
    </w:p>
    <w:p w14:paraId="77670FD9">
      <w:pPr>
        <w:pStyle w:val="5"/>
        <w:spacing w:line="240" w:lineRule="exact"/>
        <w:ind w:left="360" w:firstLine="0" w:firstLineChars="0"/>
        <w:rPr>
          <w:rFonts w:hint="eastAsia"/>
        </w:rPr>
      </w:pPr>
    </w:p>
    <w:p w14:paraId="197A31E9">
      <w:pPr>
        <w:pStyle w:val="5"/>
        <w:spacing w:line="240" w:lineRule="exact"/>
        <w:ind w:left="360" w:firstLine="0" w:firstLineChars="0"/>
        <w:rPr>
          <w:rFonts w:hint="eastAsia" w:ascii="微软雅黑" w:hAnsi="微软雅黑" w:eastAsia="微软雅黑"/>
          <w:b/>
          <w:bCs/>
          <w:color w:val="5B9BD5" w:themeColor="accent5"/>
          <w14:textFill>
            <w14:solidFill>
              <w14:schemeClr w14:val="accent5"/>
            </w14:solidFill>
          </w14:textFill>
        </w:rPr>
      </w:pPr>
      <w:commentRangeStart w:id="0"/>
      <w:r>
        <w:rPr>
          <w:rFonts w:hint="eastAsia"/>
          <w:b/>
          <w:bCs/>
        </w:rPr>
        <w:t>参考答案：</w:t>
      </w:r>
      <w:r>
        <w:rPr>
          <w:rFonts w:hint="eastAsia"/>
        </w:rPr>
        <w:t>a）</w:t>
      </w:r>
      <w:commentRangeEnd w:id="0"/>
      <w:r>
        <w:rPr>
          <w:rStyle w:val="19"/>
        </w:rPr>
        <w:commentReference w:id="0"/>
      </w:r>
      <w:r>
        <w:rPr>
          <w:rFonts w:hint="eastAsia" w:ascii="微软雅黑" w:hAnsi="微软雅黑" w:eastAsia="微软雅黑"/>
          <w:color w:val="000000" w:themeColor="text1"/>
          <w14:textFill>
            <w14:solidFill>
              <w14:schemeClr w14:val="tx1"/>
            </w14:solidFill>
          </w14:textFill>
        </w:rPr>
        <w:t>根据图7</w:t>
      </w:r>
      <w:r>
        <w:rPr>
          <w:rFonts w:ascii="微软雅黑" w:hAnsi="微软雅黑" w:eastAsia="微软雅黑"/>
          <w:color w:val="000000" w:themeColor="text1"/>
          <w14:textFill>
            <w14:solidFill>
              <w14:schemeClr w14:val="tx1"/>
            </w14:solidFill>
          </w14:textFill>
        </w:rPr>
        <w:t>.2</w:t>
      </w:r>
      <w:r>
        <w:rPr>
          <w:rFonts w:hint="eastAsia" w:ascii="微软雅黑" w:hAnsi="微软雅黑" w:eastAsia="微软雅黑"/>
          <w:color w:val="000000" w:themeColor="text1"/>
          <w14:textFill>
            <w14:solidFill>
              <w14:schemeClr w14:val="tx1"/>
            </w14:solidFill>
          </w14:textFill>
        </w:rPr>
        <w:t>的信息，先计算任意两个数据之间的欧氏距离得到一个相似度矩阵</w:t>
      </w:r>
      <w:r>
        <w:rPr>
          <w:rFonts w:ascii="微软雅黑" w:hAnsi="微软雅黑" w:eastAsia="微软雅黑"/>
          <w:color w:val="000000" w:themeColor="text1"/>
          <w14:textFill>
            <w14:solidFill>
              <w14:schemeClr w14:val="tx1"/>
            </w14:solidFill>
          </w14:textFill>
        </w:rPr>
        <w:t>(proximity matrix)</w:t>
      </w:r>
      <w:r>
        <w:rPr>
          <w:rFonts w:hint="eastAsia" w:ascii="微软雅黑" w:hAnsi="微软雅黑" w:eastAsia="微软雅黑"/>
          <w:color w:val="000000" w:themeColor="text1"/>
          <w14:textFill>
            <w14:solidFill>
              <w14:schemeClr w14:val="tx1"/>
            </w14:solidFill>
          </w14:textFill>
        </w:rPr>
        <w:t>如下【备注是对称矩阵，因此只写了其中一部分信息】</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1"/>
        <w:gridCol w:w="694"/>
        <w:gridCol w:w="571"/>
        <w:gridCol w:w="715"/>
        <w:gridCol w:w="803"/>
        <w:gridCol w:w="571"/>
        <w:gridCol w:w="571"/>
        <w:gridCol w:w="671"/>
        <w:gridCol w:w="571"/>
        <w:gridCol w:w="671"/>
        <w:gridCol w:w="671"/>
        <w:gridCol w:w="671"/>
        <w:gridCol w:w="671"/>
      </w:tblGrid>
      <w:tr w14:paraId="70E4EB1B">
        <w:tc>
          <w:tcPr>
            <w:tcW w:w="643" w:type="dxa"/>
          </w:tcPr>
          <w:p w14:paraId="7FD96DF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770" w:type="dxa"/>
          </w:tcPr>
          <w:p w14:paraId="535C910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2,2)</w:t>
            </w:r>
          </w:p>
        </w:tc>
        <w:tc>
          <w:tcPr>
            <w:tcW w:w="330" w:type="dxa"/>
          </w:tcPr>
          <w:p w14:paraId="2134431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3,4)</w:t>
            </w:r>
          </w:p>
        </w:tc>
        <w:tc>
          <w:tcPr>
            <w:tcW w:w="804" w:type="dxa"/>
          </w:tcPr>
          <w:p w14:paraId="6CFD72E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4,8)</w:t>
            </w:r>
          </w:p>
        </w:tc>
        <w:tc>
          <w:tcPr>
            <w:tcW w:w="884" w:type="dxa"/>
          </w:tcPr>
          <w:p w14:paraId="522E340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4,10)</w:t>
            </w:r>
          </w:p>
        </w:tc>
        <w:tc>
          <w:tcPr>
            <w:tcW w:w="550" w:type="dxa"/>
          </w:tcPr>
          <w:p w14:paraId="518ED33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5,2)</w:t>
            </w:r>
          </w:p>
        </w:tc>
        <w:tc>
          <w:tcPr>
            <w:tcW w:w="550" w:type="dxa"/>
          </w:tcPr>
          <w:p w14:paraId="6F4A140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6,8)</w:t>
            </w:r>
          </w:p>
        </w:tc>
        <w:tc>
          <w:tcPr>
            <w:tcW w:w="643" w:type="dxa"/>
          </w:tcPr>
          <w:p w14:paraId="07EE9CEC">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7,10)</w:t>
            </w:r>
          </w:p>
        </w:tc>
        <w:tc>
          <w:tcPr>
            <w:tcW w:w="550" w:type="dxa"/>
          </w:tcPr>
          <w:p w14:paraId="6806B78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9,3)</w:t>
            </w:r>
          </w:p>
        </w:tc>
        <w:tc>
          <w:tcPr>
            <w:tcW w:w="643" w:type="dxa"/>
          </w:tcPr>
          <w:p w14:paraId="64BB1C1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10,5)</w:t>
            </w:r>
          </w:p>
        </w:tc>
        <w:tc>
          <w:tcPr>
            <w:tcW w:w="643" w:type="dxa"/>
          </w:tcPr>
          <w:p w14:paraId="79328A9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11,4)</w:t>
            </w:r>
          </w:p>
        </w:tc>
        <w:tc>
          <w:tcPr>
            <w:tcW w:w="643" w:type="dxa"/>
          </w:tcPr>
          <w:p w14:paraId="22FB4E3F">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12,3)</w:t>
            </w:r>
          </w:p>
        </w:tc>
        <w:tc>
          <w:tcPr>
            <w:tcW w:w="643" w:type="dxa"/>
          </w:tcPr>
          <w:p w14:paraId="1DF591B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12,6)</w:t>
            </w:r>
          </w:p>
        </w:tc>
      </w:tr>
      <w:tr w14:paraId="2AEE76DB">
        <w:tc>
          <w:tcPr>
            <w:tcW w:w="643" w:type="dxa"/>
          </w:tcPr>
          <w:p w14:paraId="191C56C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2,2)</w:t>
            </w:r>
          </w:p>
        </w:tc>
        <w:tc>
          <w:tcPr>
            <w:tcW w:w="770" w:type="dxa"/>
          </w:tcPr>
          <w:p w14:paraId="6F3A06C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330" w:type="dxa"/>
          </w:tcPr>
          <w:p w14:paraId="2021FAA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804" w:type="dxa"/>
          </w:tcPr>
          <w:p w14:paraId="52987DC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884" w:type="dxa"/>
          </w:tcPr>
          <w:p w14:paraId="3F1F0BB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2511816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2B9E84B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7B57409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5D54E8D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1D749A9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1D5AF4E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4571692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2ADAE77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0C512976">
        <w:tc>
          <w:tcPr>
            <w:tcW w:w="643" w:type="dxa"/>
          </w:tcPr>
          <w:p w14:paraId="195272FF">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3,4)</w:t>
            </w:r>
          </w:p>
        </w:tc>
        <w:tc>
          <w:tcPr>
            <w:tcW w:w="770" w:type="dxa"/>
          </w:tcPr>
          <w:p w14:paraId="0B12666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330" w:type="dxa"/>
          </w:tcPr>
          <w:p w14:paraId="5BEF0EA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804" w:type="dxa"/>
          </w:tcPr>
          <w:p w14:paraId="7D11EDF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884" w:type="dxa"/>
          </w:tcPr>
          <w:p w14:paraId="33E2F9A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258FEB6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1D46E50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43CCF4C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28D6D80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552A295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4D8082D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5628273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5D75D3F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14F44DAA">
        <w:tc>
          <w:tcPr>
            <w:tcW w:w="643" w:type="dxa"/>
          </w:tcPr>
          <w:p w14:paraId="20B043F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4,8)</w:t>
            </w:r>
          </w:p>
        </w:tc>
        <w:tc>
          <w:tcPr>
            <w:tcW w:w="770" w:type="dxa"/>
          </w:tcPr>
          <w:p w14:paraId="252C727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40</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330" w:type="dxa"/>
          </w:tcPr>
          <w:p w14:paraId="352FEBE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17</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804" w:type="dxa"/>
          </w:tcPr>
          <w:p w14:paraId="0A79473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884" w:type="dxa"/>
          </w:tcPr>
          <w:p w14:paraId="69AD19EF">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30C8DEAF">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2513B8E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00A8CA1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665D7DD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2BB2794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78E27C1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23C06C0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27FC4BC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103DE6CE">
        <w:tc>
          <w:tcPr>
            <w:tcW w:w="643" w:type="dxa"/>
          </w:tcPr>
          <w:p w14:paraId="7B543EF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4,10)</w:t>
            </w:r>
          </w:p>
        </w:tc>
        <w:tc>
          <w:tcPr>
            <w:tcW w:w="770" w:type="dxa"/>
          </w:tcPr>
          <w:p w14:paraId="6A0032C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68</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330" w:type="dxa"/>
          </w:tcPr>
          <w:p w14:paraId="24A95DE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37</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804" w:type="dxa"/>
          </w:tcPr>
          <w:p w14:paraId="10843DB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4</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884" w:type="dxa"/>
          </w:tcPr>
          <w:p w14:paraId="3C3F497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550" w:type="dxa"/>
          </w:tcPr>
          <w:p w14:paraId="62F1A9A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6C07371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6BD8BCF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74D5A97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43D234EF">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7245896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70B5AA7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045A1E0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405E8BCC">
        <w:tc>
          <w:tcPr>
            <w:tcW w:w="643" w:type="dxa"/>
          </w:tcPr>
          <w:p w14:paraId="31CC298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5,2)</w:t>
            </w:r>
          </w:p>
        </w:tc>
        <w:tc>
          <w:tcPr>
            <w:tcW w:w="770" w:type="dxa"/>
          </w:tcPr>
          <w:p w14:paraId="0061FED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330" w:type="dxa"/>
          </w:tcPr>
          <w:p w14:paraId="4A79DC3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16</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804" w:type="dxa"/>
          </w:tcPr>
          <w:p w14:paraId="4002E61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37</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884" w:type="dxa"/>
          </w:tcPr>
          <w:p w14:paraId="4A4268C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70BAABB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550" w:type="dxa"/>
          </w:tcPr>
          <w:p w14:paraId="445AEE1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6F6BC07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13C286B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28B7084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10C45D1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5832F22C">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3581672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7DE533A8">
        <w:tc>
          <w:tcPr>
            <w:tcW w:w="643" w:type="dxa"/>
          </w:tcPr>
          <w:p w14:paraId="0625E20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6,8)</w:t>
            </w:r>
          </w:p>
        </w:tc>
        <w:tc>
          <w:tcPr>
            <w:tcW w:w="770" w:type="dxa"/>
          </w:tcPr>
          <w:p w14:paraId="765D2D5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m:t>
                    </m:r>
                    <m:ctrlPr>
                      <w:rPr>
                        <w:rFonts w:ascii="Cambria Math" w:hAnsi="Cambria Math" w:eastAsia="微软雅黑"/>
                        <w:color w:val="000000" w:themeColor="text1"/>
                        <w:kern w:val="0"/>
                        <w:sz w:val="16"/>
                        <w:szCs w:val="20"/>
                        <w14:textFill>
                          <w14:solidFill>
                            <w14:schemeClr w14:val="tx1"/>
                          </w14:solidFill>
                        </w14:textFill>
                      </w:rPr>
                    </m:ctrlPr>
                  </m:e>
                </m:rad>
                <m:r>
                  <m:rPr/>
                  <w:rPr>
                    <w:rFonts w:ascii="Cambria Math" w:hAnsi="Cambria Math" w:eastAsia="微软雅黑"/>
                    <w:color w:val="000000" w:themeColor="text1"/>
                    <w:kern w:val="0"/>
                    <w:sz w:val="16"/>
                    <w:szCs w:val="20"/>
                    <w14:textFill>
                      <w14:solidFill>
                        <w14:schemeClr w14:val="tx1"/>
                      </w14:solidFill>
                    </w14:textFill>
                  </w:rPr>
                  <m:t>2</m:t>
                </m:r>
              </m:oMath>
            </m:oMathPara>
          </w:p>
        </w:tc>
        <w:tc>
          <w:tcPr>
            <w:tcW w:w="330" w:type="dxa"/>
          </w:tcPr>
          <w:p w14:paraId="6FA133A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25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804" w:type="dxa"/>
          </w:tcPr>
          <w:p w14:paraId="1648623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4</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884" w:type="dxa"/>
          </w:tcPr>
          <w:p w14:paraId="71ECC73F">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16</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23A4B1F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37</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004C817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643" w:type="dxa"/>
          </w:tcPr>
          <w:p w14:paraId="12105EB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190D94A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390D9A0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59DAE12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3CFB923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1A244E8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041D578F">
        <w:tc>
          <w:tcPr>
            <w:tcW w:w="643" w:type="dxa"/>
          </w:tcPr>
          <w:p w14:paraId="5CFBB11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7,10)</w:t>
            </w:r>
          </w:p>
        </w:tc>
        <w:tc>
          <w:tcPr>
            <w:tcW w:w="770" w:type="dxa"/>
          </w:tcPr>
          <w:p w14:paraId="3EC578F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89</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330" w:type="dxa"/>
          </w:tcPr>
          <w:p w14:paraId="38BEDC7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52</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804" w:type="dxa"/>
          </w:tcPr>
          <w:p w14:paraId="0D1BE22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13</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884" w:type="dxa"/>
          </w:tcPr>
          <w:p w14:paraId="01BF926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9</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2D5FBDD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68</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4D031E8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0BB6F2B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550" w:type="dxa"/>
          </w:tcPr>
          <w:p w14:paraId="048A2FE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445B4C3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7D888BE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7A6C5BF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2A11B36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4C9A1F22">
        <w:tc>
          <w:tcPr>
            <w:tcW w:w="643" w:type="dxa"/>
          </w:tcPr>
          <w:p w14:paraId="74B4BF3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9,3)</w:t>
            </w:r>
          </w:p>
        </w:tc>
        <w:tc>
          <w:tcPr>
            <w:tcW w:w="770" w:type="dxa"/>
          </w:tcPr>
          <w:p w14:paraId="5517CE7C">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50</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330" w:type="dxa"/>
          </w:tcPr>
          <w:p w14:paraId="0D59457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37</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804" w:type="dxa"/>
          </w:tcPr>
          <w:p w14:paraId="34CB891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50</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884" w:type="dxa"/>
          </w:tcPr>
          <w:p w14:paraId="7F57893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74</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5C386DA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17</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7BD39BF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34</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0013866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53</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081833A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643" w:type="dxa"/>
          </w:tcPr>
          <w:p w14:paraId="2382486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5820DB3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7F8703C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79A8679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1EC3885B">
        <w:tc>
          <w:tcPr>
            <w:tcW w:w="643" w:type="dxa"/>
          </w:tcPr>
          <w:p w14:paraId="4FA9462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10,5)</w:t>
            </w:r>
          </w:p>
        </w:tc>
        <w:tc>
          <w:tcPr>
            <w:tcW w:w="770" w:type="dxa"/>
          </w:tcPr>
          <w:p w14:paraId="2BF40D3F">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73</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330" w:type="dxa"/>
          </w:tcPr>
          <w:p w14:paraId="4CACF8A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50</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804" w:type="dxa"/>
          </w:tcPr>
          <w:p w14:paraId="22CB5B6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4</m:t>
                    </m:r>
                    <m:ctrlPr>
                      <w:rPr>
                        <w:rFonts w:ascii="Cambria Math" w:hAnsi="Cambria Math" w:eastAsia="微软雅黑"/>
                        <w:color w:val="000000" w:themeColor="text1"/>
                        <w:kern w:val="0"/>
                        <w:sz w:val="16"/>
                        <w:szCs w:val="20"/>
                        <w14:textFill>
                          <w14:solidFill>
                            <w14:schemeClr w14:val="tx1"/>
                          </w14:solidFill>
                        </w14:textFill>
                      </w:rPr>
                    </m:ctrlPr>
                  </m:e>
                </m:rad>
                <m:r>
                  <m:rPr/>
                  <w:rPr>
                    <w:rFonts w:ascii="Cambria Math" w:hAnsi="Cambria Math" w:eastAsia="微软雅黑"/>
                    <w:color w:val="000000" w:themeColor="text1"/>
                    <w:kern w:val="0"/>
                    <w:sz w:val="16"/>
                    <w:szCs w:val="20"/>
                    <w14:textFill>
                      <w14:solidFill>
                        <w14:schemeClr w14:val="tx1"/>
                      </w14:solidFill>
                    </w14:textFill>
                  </w:rPr>
                  <m:t>5</m:t>
                </m:r>
              </m:oMath>
            </m:oMathPara>
          </w:p>
        </w:tc>
        <w:tc>
          <w:tcPr>
            <w:tcW w:w="884" w:type="dxa"/>
          </w:tcPr>
          <w:p w14:paraId="6E7D941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61</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62A7403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34</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4557ACF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25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4F92520C">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34</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3B626E8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4A37E90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643" w:type="dxa"/>
          </w:tcPr>
          <w:p w14:paraId="5DF4325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7C3B602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0CE3EB3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6F9B5C77">
        <w:tc>
          <w:tcPr>
            <w:tcW w:w="643" w:type="dxa"/>
          </w:tcPr>
          <w:p w14:paraId="4E52C9B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11,4)</w:t>
            </w:r>
          </w:p>
        </w:tc>
        <w:tc>
          <w:tcPr>
            <w:tcW w:w="770" w:type="dxa"/>
          </w:tcPr>
          <w:p w14:paraId="5910AC2C">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85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330" w:type="dxa"/>
          </w:tcPr>
          <w:p w14:paraId="6FA9ED2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64</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804" w:type="dxa"/>
          </w:tcPr>
          <w:p w14:paraId="64FBAA7C">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884" w:type="dxa"/>
          </w:tcPr>
          <w:p w14:paraId="25C8559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85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1188C6C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40</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473E348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41</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38720B6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52</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0A2BC7D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4C9DFB5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FF0000"/>
                        <w:kern w:val="0"/>
                        <w:sz w:val="16"/>
                        <w:szCs w:val="20"/>
                      </w:rPr>
                    </m:ctrlPr>
                  </m:radPr>
                  <m:deg>
                    <m:ctrlPr>
                      <w:rPr>
                        <w:rFonts w:ascii="Cambria Math" w:hAnsi="Cambria Math" w:eastAsia="微软雅黑"/>
                        <w:color w:val="FF0000"/>
                        <w:kern w:val="0"/>
                        <w:sz w:val="16"/>
                        <w:szCs w:val="20"/>
                      </w:rPr>
                    </m:ctrlPr>
                  </m:deg>
                  <m:e>
                    <m:r>
                      <m:rPr>
                        <m:sty m:val="p"/>
                      </m:rPr>
                      <w:rPr>
                        <w:rFonts w:ascii="Cambria Math" w:hAnsi="Cambria Math" w:eastAsia="微软雅黑"/>
                        <w:color w:val="FF0000"/>
                        <w:kern w:val="0"/>
                        <w:sz w:val="16"/>
                        <w:szCs w:val="20"/>
                      </w:rPr>
                      <m:t>2</m:t>
                    </m:r>
                    <m:ctrlPr>
                      <w:rPr>
                        <w:rFonts w:ascii="Cambria Math" w:hAnsi="Cambria Math" w:eastAsia="微软雅黑"/>
                        <w:color w:val="FF0000"/>
                        <w:kern w:val="0"/>
                        <w:sz w:val="16"/>
                        <w:szCs w:val="20"/>
                      </w:rPr>
                    </m:ctrlPr>
                  </m:e>
                </m:rad>
              </m:oMath>
            </m:oMathPara>
          </w:p>
        </w:tc>
        <w:tc>
          <w:tcPr>
            <w:tcW w:w="643" w:type="dxa"/>
          </w:tcPr>
          <w:p w14:paraId="63BF0A1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643" w:type="dxa"/>
          </w:tcPr>
          <w:p w14:paraId="32F3395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37EBE41F">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0BD74C2E">
        <w:tc>
          <w:tcPr>
            <w:tcW w:w="643" w:type="dxa"/>
          </w:tcPr>
          <w:p w14:paraId="36372DF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12,3)</w:t>
            </w:r>
          </w:p>
        </w:tc>
        <w:tc>
          <w:tcPr>
            <w:tcW w:w="770" w:type="dxa"/>
          </w:tcPr>
          <w:p w14:paraId="7DEAB2B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101</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330" w:type="dxa"/>
          </w:tcPr>
          <w:p w14:paraId="2FD6345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82</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804" w:type="dxa"/>
          </w:tcPr>
          <w:p w14:paraId="47A22FF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89</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884" w:type="dxa"/>
          </w:tcPr>
          <w:p w14:paraId="3415F79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113</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49C7F07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50</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1660B6D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61</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1752ECA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74</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634DDCB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9</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3D196A1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16</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1306E53F">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FF0000"/>
                        <w:kern w:val="0"/>
                        <w:sz w:val="16"/>
                        <w:szCs w:val="20"/>
                      </w:rPr>
                    </m:ctrlPr>
                  </m:radPr>
                  <m:deg>
                    <m:ctrlPr>
                      <w:rPr>
                        <w:rFonts w:ascii="Cambria Math" w:hAnsi="Cambria Math" w:eastAsia="微软雅黑"/>
                        <w:color w:val="FF0000"/>
                        <w:kern w:val="0"/>
                        <w:sz w:val="16"/>
                        <w:szCs w:val="20"/>
                      </w:rPr>
                    </m:ctrlPr>
                  </m:deg>
                  <m:e>
                    <m:r>
                      <m:rPr>
                        <m:sty m:val="p"/>
                      </m:rPr>
                      <w:rPr>
                        <w:rFonts w:ascii="Cambria Math" w:hAnsi="Cambria Math" w:eastAsia="微软雅黑"/>
                        <w:color w:val="FF0000"/>
                        <w:kern w:val="0"/>
                        <w:sz w:val="16"/>
                        <w:szCs w:val="20"/>
                      </w:rPr>
                      <m:t>2</m:t>
                    </m:r>
                    <m:ctrlPr>
                      <w:rPr>
                        <w:rFonts w:ascii="Cambria Math" w:hAnsi="Cambria Math" w:eastAsia="微软雅黑"/>
                        <w:color w:val="FF0000"/>
                        <w:kern w:val="0"/>
                        <w:sz w:val="16"/>
                        <w:szCs w:val="20"/>
                      </w:rPr>
                    </m:ctrlPr>
                  </m:e>
                </m:rad>
              </m:oMath>
            </m:oMathPara>
          </w:p>
        </w:tc>
        <w:tc>
          <w:tcPr>
            <w:tcW w:w="643" w:type="dxa"/>
          </w:tcPr>
          <w:p w14:paraId="0A9557E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643" w:type="dxa"/>
          </w:tcPr>
          <w:p w14:paraId="1E5A5E1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7D3DE0A2">
        <w:tc>
          <w:tcPr>
            <w:tcW w:w="643" w:type="dxa"/>
          </w:tcPr>
          <w:p w14:paraId="5D92354F">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12,6)</w:t>
            </w:r>
          </w:p>
        </w:tc>
        <w:tc>
          <w:tcPr>
            <w:tcW w:w="770" w:type="dxa"/>
          </w:tcPr>
          <w:p w14:paraId="4D14052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116</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330" w:type="dxa"/>
          </w:tcPr>
          <w:p w14:paraId="14172AE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85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804" w:type="dxa"/>
          </w:tcPr>
          <w:p w14:paraId="57D6739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68</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884" w:type="dxa"/>
          </w:tcPr>
          <w:p w14:paraId="591CD86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80</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42A7710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2CA8634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40</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52F4673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41</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05278D9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18</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596F4B3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1DA6799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1694720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9</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57E8136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r>
    </w:tbl>
    <w:p w14:paraId="49DFB537">
      <w:pPr>
        <w:spacing w:line="240" w:lineRule="exact"/>
        <w:rPr>
          <w:rFonts w:hint="eastAsia" w:ascii="微软雅黑" w:hAnsi="微软雅黑" w:eastAsia="微软雅黑"/>
          <w:color w:val="000000" w:themeColor="text1"/>
          <w14:textFill>
            <w14:solidFill>
              <w14:schemeClr w14:val="tx1"/>
            </w14:solidFill>
          </w14:textFill>
        </w:rPr>
      </w:pPr>
    </w:p>
    <w:p w14:paraId="2637DD51">
      <w:pPr>
        <w:spacing w:line="240" w:lineRule="exact"/>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一开始每个点构成一个簇，其簇质心就是点本身。现在簇间距离定义为两个簇上点之间的最短距离，两个点分别来自不同的簇。在所有的点对之间的距离最近（1</w:t>
      </w:r>
      <w:r>
        <w:rPr>
          <w:rFonts w:ascii="微软雅黑" w:hAnsi="微软雅黑" w:eastAsia="微软雅黑"/>
          <w:color w:val="000000" w:themeColor="text1"/>
          <w14:textFill>
            <w14:solidFill>
              <w14:schemeClr w14:val="tx1"/>
            </w14:solidFill>
          </w14:textFill>
        </w:rPr>
        <w:t>0</w:t>
      </w:r>
      <w:r>
        <w:rPr>
          <w:rFonts w:hint="eastAsia" w:ascii="微软雅黑" w:hAnsi="微软雅黑" w:eastAsia="微软雅黑"/>
          <w:color w:val="000000" w:themeColor="text1"/>
          <w14:textFill>
            <w14:solidFill>
              <w14:schemeClr w14:val="tx1"/>
            </w14:solidFill>
          </w14:textFill>
        </w:rPr>
        <w:t>，5）和（1</w:t>
      </w:r>
      <w:r>
        <w:rPr>
          <w:rFonts w:ascii="微软雅黑" w:hAnsi="微软雅黑" w:eastAsia="微软雅黑"/>
          <w:color w:val="000000" w:themeColor="text1"/>
          <w14:textFill>
            <w14:solidFill>
              <w14:schemeClr w14:val="tx1"/>
            </w14:solidFill>
          </w14:textFill>
        </w:rPr>
        <w:t>1</w:t>
      </w:r>
      <w:r>
        <w:rPr>
          <w:rFonts w:hint="eastAsia" w:ascii="微软雅黑" w:hAnsi="微软雅黑" w:eastAsia="微软雅黑"/>
          <w:color w:val="000000" w:themeColor="text1"/>
          <w14:textFill>
            <w14:solidFill>
              <w14:schemeClr w14:val="tx1"/>
            </w14:solidFill>
          </w14:textFill>
        </w:rPr>
        <w:t>,4），或（1</w:t>
      </w:r>
      <w:r>
        <w:rPr>
          <w:rFonts w:ascii="微软雅黑" w:hAnsi="微软雅黑" w:eastAsia="微软雅黑"/>
          <w:color w:val="000000" w:themeColor="text1"/>
          <w14:textFill>
            <w14:solidFill>
              <w14:schemeClr w14:val="tx1"/>
            </w14:solidFill>
          </w14:textFill>
        </w:rPr>
        <w:t>1</w:t>
      </w:r>
      <w:r>
        <w:rPr>
          <w:rFonts w:hint="eastAsia" w:ascii="微软雅黑" w:hAnsi="微软雅黑" w:eastAsia="微软雅黑"/>
          <w:color w:val="000000" w:themeColor="text1"/>
          <w14:textFill>
            <w14:solidFill>
              <w14:schemeClr w14:val="tx1"/>
            </w14:solidFill>
          </w14:textFill>
        </w:rPr>
        <w:t>,4）和（1</w:t>
      </w:r>
      <w:r>
        <w:rPr>
          <w:rFonts w:ascii="微软雅黑" w:hAnsi="微软雅黑" w:eastAsia="微软雅黑"/>
          <w:color w:val="000000" w:themeColor="text1"/>
          <w14:textFill>
            <w14:solidFill>
              <w14:schemeClr w14:val="tx1"/>
            </w14:solidFill>
          </w14:textFill>
        </w:rPr>
        <w:t>2</w:t>
      </w:r>
      <w:r>
        <w:rPr>
          <w:rFonts w:hint="eastAsia" w:ascii="微软雅黑" w:hAnsi="微软雅黑" w:eastAsia="微软雅黑"/>
          <w:color w:val="000000" w:themeColor="text1"/>
          <w14:textFill>
            <w14:solidFill>
              <w14:schemeClr w14:val="tx1"/>
            </w14:solidFill>
          </w14:textFill>
        </w:rPr>
        <w:t>,3），都是</w:t>
      </w:r>
      <m:oMath>
        <m:rad>
          <m:radPr>
            <m:degHide m:val="1"/>
            <m:ctrlPr>
              <w:rPr>
                <w:rFonts w:ascii="Cambria Math" w:hAnsi="Cambria Math" w:eastAsia="微软雅黑"/>
                <w:color w:val="000000" w:themeColor="text1"/>
                <w14:textFill>
                  <w14:solidFill>
                    <w14:schemeClr w14:val="tx1"/>
                  </w14:solidFill>
                </w14:textFill>
              </w:rPr>
            </m:ctrlPr>
          </m:radPr>
          <m:deg>
            <m:ctrlPr>
              <w:rPr>
                <w:rFonts w:ascii="Cambria Math" w:hAnsi="Cambria Math" w:eastAsia="微软雅黑"/>
                <w:color w:val="000000" w:themeColor="text1"/>
                <w14:textFill>
                  <w14:solidFill>
                    <w14:schemeClr w14:val="tx1"/>
                  </w14:solidFill>
                </w14:textFill>
              </w:rPr>
            </m:ctrlPr>
          </m:deg>
          <m:e>
            <m:r>
              <m:rPr/>
              <w:rPr>
                <w:rFonts w:ascii="Cambria Math" w:hAnsi="Cambria Math" w:eastAsia="微软雅黑"/>
                <w:color w:val="000000" w:themeColor="text1"/>
                <w14:textFill>
                  <w14:solidFill>
                    <w14:schemeClr w14:val="tx1"/>
                  </w14:solidFill>
                </w14:textFill>
              </w:rPr>
              <m:t>2</m:t>
            </m:r>
            <m:ctrlPr>
              <w:rPr>
                <w:rFonts w:ascii="Cambria Math" w:hAnsi="Cambria Math" w:eastAsia="微软雅黑"/>
                <w:color w:val="000000" w:themeColor="text1"/>
                <w14:textFill>
                  <w14:solidFill>
                    <w14:schemeClr w14:val="tx1"/>
                  </w14:solidFill>
                </w14:textFill>
              </w:rPr>
            </m:ctrlPr>
          </m:e>
        </m:rad>
      </m:oMath>
      <w:r>
        <w:rPr>
          <w:rFonts w:hint="eastAsia" w:ascii="微软雅黑" w:hAnsi="微软雅黑" w:eastAsia="微软雅黑"/>
          <w:color w:val="000000" w:themeColor="text1"/>
          <w14:textFill>
            <w14:solidFill>
              <w14:schemeClr w14:val="tx1"/>
            </w14:solidFill>
          </w14:textFill>
        </w:rPr>
        <w:t>。因此随机选择一组合并。例如（1</w:t>
      </w:r>
      <w:r>
        <w:rPr>
          <w:rFonts w:ascii="微软雅黑" w:hAnsi="微软雅黑" w:eastAsia="微软雅黑"/>
          <w:color w:val="000000" w:themeColor="text1"/>
          <w14:textFill>
            <w14:solidFill>
              <w14:schemeClr w14:val="tx1"/>
            </w14:solidFill>
          </w14:textFill>
        </w:rPr>
        <w:t>1</w:t>
      </w:r>
      <w:r>
        <w:rPr>
          <w:rFonts w:hint="eastAsia" w:ascii="微软雅黑" w:hAnsi="微软雅黑" w:eastAsia="微软雅黑"/>
          <w:color w:val="000000" w:themeColor="text1"/>
          <w14:textFill>
            <w14:solidFill>
              <w14:schemeClr w14:val="tx1"/>
            </w14:solidFill>
          </w14:textFill>
        </w:rPr>
        <w:t>,4）和（1</w:t>
      </w:r>
      <w:r>
        <w:rPr>
          <w:rFonts w:ascii="微软雅黑" w:hAnsi="微软雅黑" w:eastAsia="微软雅黑"/>
          <w:color w:val="000000" w:themeColor="text1"/>
          <w14:textFill>
            <w14:solidFill>
              <w14:schemeClr w14:val="tx1"/>
            </w14:solidFill>
          </w14:textFill>
        </w:rPr>
        <w:t>2</w:t>
      </w:r>
      <w:r>
        <w:rPr>
          <w:rFonts w:hint="eastAsia" w:ascii="微软雅黑" w:hAnsi="微软雅黑" w:eastAsia="微软雅黑"/>
          <w:color w:val="000000" w:themeColor="text1"/>
          <w14:textFill>
            <w14:solidFill>
              <w14:schemeClr w14:val="tx1"/>
            </w14:solidFill>
          </w14:textFill>
        </w:rPr>
        <w:t>,3），将他们当做一个新的簇。那么接下来更新簇到簇之间的距离，这儿定义为两个簇上点对之间的最短距离，且这两个点来自不同的簇。因此更新相似度矩阵如下：</w:t>
      </w:r>
    </w:p>
    <w:p w14:paraId="48323A34">
      <w:pPr>
        <w:spacing w:line="240" w:lineRule="exact"/>
        <w:rPr>
          <w:rFonts w:hint="eastAsia" w:ascii="微软雅黑" w:hAnsi="微软雅黑" w:eastAsia="微软雅黑"/>
          <w:color w:val="000000" w:themeColor="text1"/>
          <w14:textFill>
            <w14:solidFill>
              <w14:schemeClr w14:val="tx1"/>
            </w14:solidFill>
          </w14:textFill>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8"/>
        <w:gridCol w:w="594"/>
        <w:gridCol w:w="571"/>
        <w:gridCol w:w="600"/>
        <w:gridCol w:w="695"/>
        <w:gridCol w:w="571"/>
        <w:gridCol w:w="571"/>
        <w:gridCol w:w="671"/>
        <w:gridCol w:w="571"/>
        <w:gridCol w:w="671"/>
        <w:gridCol w:w="1168"/>
        <w:gridCol w:w="671"/>
      </w:tblGrid>
      <w:tr w14:paraId="54E65F6C">
        <w:tc>
          <w:tcPr>
            <w:tcW w:w="1109" w:type="dxa"/>
          </w:tcPr>
          <w:p w14:paraId="49EFA53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28" w:type="dxa"/>
          </w:tcPr>
          <w:p w14:paraId="09A153DF">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2,2)</w:t>
            </w:r>
          </w:p>
        </w:tc>
        <w:tc>
          <w:tcPr>
            <w:tcW w:w="550" w:type="dxa"/>
          </w:tcPr>
          <w:p w14:paraId="0D1B4A4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3,4)</w:t>
            </w:r>
          </w:p>
        </w:tc>
        <w:tc>
          <w:tcPr>
            <w:tcW w:w="641" w:type="dxa"/>
          </w:tcPr>
          <w:p w14:paraId="6AFD95C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4,8)</w:t>
            </w:r>
          </w:p>
        </w:tc>
        <w:tc>
          <w:tcPr>
            <w:tcW w:w="729" w:type="dxa"/>
          </w:tcPr>
          <w:p w14:paraId="1D68DE0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4,10)</w:t>
            </w:r>
          </w:p>
        </w:tc>
        <w:tc>
          <w:tcPr>
            <w:tcW w:w="550" w:type="dxa"/>
          </w:tcPr>
          <w:p w14:paraId="5B1A4C1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5,2)</w:t>
            </w:r>
          </w:p>
        </w:tc>
        <w:tc>
          <w:tcPr>
            <w:tcW w:w="550" w:type="dxa"/>
          </w:tcPr>
          <w:p w14:paraId="1AE60C3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6,8)</w:t>
            </w:r>
          </w:p>
        </w:tc>
        <w:tc>
          <w:tcPr>
            <w:tcW w:w="643" w:type="dxa"/>
          </w:tcPr>
          <w:p w14:paraId="067039A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7,10)</w:t>
            </w:r>
          </w:p>
        </w:tc>
        <w:tc>
          <w:tcPr>
            <w:tcW w:w="550" w:type="dxa"/>
          </w:tcPr>
          <w:p w14:paraId="1A5FBB8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9,3)</w:t>
            </w:r>
          </w:p>
        </w:tc>
        <w:tc>
          <w:tcPr>
            <w:tcW w:w="643" w:type="dxa"/>
          </w:tcPr>
          <w:p w14:paraId="65AA861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10,5)</w:t>
            </w:r>
          </w:p>
        </w:tc>
        <w:tc>
          <w:tcPr>
            <w:tcW w:w="1109" w:type="dxa"/>
          </w:tcPr>
          <w:p w14:paraId="59E7A60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11,4)</w:t>
            </w:r>
            <w:r>
              <w:rPr>
                <w:rFonts w:hint="eastAsia" w:ascii="微软雅黑" w:hAnsi="微软雅黑" w:eastAsia="微软雅黑"/>
                <w:color w:val="000000" w:themeColor="text1"/>
                <w:kern w:val="0"/>
                <w:sz w:val="16"/>
                <w:szCs w:val="20"/>
                <w14:textFill>
                  <w14:solidFill>
                    <w14:schemeClr w14:val="tx1"/>
                  </w14:solidFill>
                </w14:textFill>
              </w:rPr>
              <w:t>,(12,3)</w:t>
            </w:r>
          </w:p>
        </w:tc>
        <w:tc>
          <w:tcPr>
            <w:tcW w:w="643" w:type="dxa"/>
          </w:tcPr>
          <w:p w14:paraId="26D8594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12,6)</w:t>
            </w:r>
          </w:p>
        </w:tc>
      </w:tr>
      <w:tr w14:paraId="3545A82A">
        <w:tc>
          <w:tcPr>
            <w:tcW w:w="1109" w:type="dxa"/>
          </w:tcPr>
          <w:p w14:paraId="24E78F8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2,2)</w:t>
            </w:r>
          </w:p>
        </w:tc>
        <w:tc>
          <w:tcPr>
            <w:tcW w:w="628" w:type="dxa"/>
          </w:tcPr>
          <w:p w14:paraId="6279C0A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550" w:type="dxa"/>
          </w:tcPr>
          <w:p w14:paraId="73DF95C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1" w:type="dxa"/>
          </w:tcPr>
          <w:p w14:paraId="6381394C">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729" w:type="dxa"/>
          </w:tcPr>
          <w:p w14:paraId="6F80022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1CE09C4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6FD8AD3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66799A6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62262F1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6DE8BFD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1109" w:type="dxa"/>
          </w:tcPr>
          <w:p w14:paraId="1513C5E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329C67C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2DAD2494">
        <w:tc>
          <w:tcPr>
            <w:tcW w:w="1109" w:type="dxa"/>
          </w:tcPr>
          <w:p w14:paraId="4C51248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3,4)</w:t>
            </w:r>
          </w:p>
        </w:tc>
        <w:tc>
          <w:tcPr>
            <w:tcW w:w="628" w:type="dxa"/>
          </w:tcPr>
          <w:p w14:paraId="5FF4387F">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372842F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641" w:type="dxa"/>
          </w:tcPr>
          <w:p w14:paraId="1E9DEDF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729" w:type="dxa"/>
          </w:tcPr>
          <w:p w14:paraId="2BBF470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641545D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1F242E1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4A08963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4677E43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007A23B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1109" w:type="dxa"/>
          </w:tcPr>
          <w:p w14:paraId="68B7E26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7174ECC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61B75961">
        <w:tc>
          <w:tcPr>
            <w:tcW w:w="1109" w:type="dxa"/>
          </w:tcPr>
          <w:p w14:paraId="66610CC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4,8)</w:t>
            </w:r>
          </w:p>
        </w:tc>
        <w:tc>
          <w:tcPr>
            <w:tcW w:w="628" w:type="dxa"/>
          </w:tcPr>
          <w:p w14:paraId="3433B49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40</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3EA3C23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17</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1" w:type="dxa"/>
          </w:tcPr>
          <w:p w14:paraId="2B5ED57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729" w:type="dxa"/>
          </w:tcPr>
          <w:p w14:paraId="7030A22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14CA980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3B370BC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49CC875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46712CEF">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7ED5B13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1109" w:type="dxa"/>
          </w:tcPr>
          <w:p w14:paraId="66FCE73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0F3E3D0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7D1F57AF">
        <w:tc>
          <w:tcPr>
            <w:tcW w:w="1109" w:type="dxa"/>
          </w:tcPr>
          <w:p w14:paraId="51ECCE6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4,10)</w:t>
            </w:r>
          </w:p>
        </w:tc>
        <w:tc>
          <w:tcPr>
            <w:tcW w:w="628" w:type="dxa"/>
          </w:tcPr>
          <w:p w14:paraId="04B7426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68</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057B1C0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37</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1" w:type="dxa"/>
          </w:tcPr>
          <w:p w14:paraId="5EEDD06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4</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729" w:type="dxa"/>
          </w:tcPr>
          <w:p w14:paraId="646156FC">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550" w:type="dxa"/>
          </w:tcPr>
          <w:p w14:paraId="0552F1A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5A0CF03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3D68BE2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7652E8C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65B81C1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1109" w:type="dxa"/>
          </w:tcPr>
          <w:p w14:paraId="631B62D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2CACD2C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4ADA7F7D">
        <w:tc>
          <w:tcPr>
            <w:tcW w:w="1109" w:type="dxa"/>
          </w:tcPr>
          <w:p w14:paraId="3673DFA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5,2)</w:t>
            </w:r>
          </w:p>
        </w:tc>
        <w:tc>
          <w:tcPr>
            <w:tcW w:w="628" w:type="dxa"/>
          </w:tcPr>
          <w:p w14:paraId="1657753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3438824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16</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1" w:type="dxa"/>
          </w:tcPr>
          <w:p w14:paraId="76EA48E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37</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729" w:type="dxa"/>
          </w:tcPr>
          <w:p w14:paraId="14FB12AC">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7F07FAA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550" w:type="dxa"/>
          </w:tcPr>
          <w:p w14:paraId="7028561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567AFC9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4738A65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635212A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1109" w:type="dxa"/>
          </w:tcPr>
          <w:p w14:paraId="5EA2493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12E0885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28C7BF67">
        <w:tc>
          <w:tcPr>
            <w:tcW w:w="1109" w:type="dxa"/>
          </w:tcPr>
          <w:p w14:paraId="3B59C61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6,8)</w:t>
            </w:r>
          </w:p>
        </w:tc>
        <w:tc>
          <w:tcPr>
            <w:tcW w:w="628" w:type="dxa"/>
          </w:tcPr>
          <w:p w14:paraId="7E1208F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m:t>
                    </m:r>
                    <m:ctrlPr>
                      <w:rPr>
                        <w:rFonts w:ascii="Cambria Math" w:hAnsi="Cambria Math" w:eastAsia="微软雅黑"/>
                        <w:color w:val="000000" w:themeColor="text1"/>
                        <w:kern w:val="0"/>
                        <w:sz w:val="16"/>
                        <w:szCs w:val="20"/>
                        <w14:textFill>
                          <w14:solidFill>
                            <w14:schemeClr w14:val="tx1"/>
                          </w14:solidFill>
                        </w14:textFill>
                      </w:rPr>
                    </m:ctrlPr>
                  </m:e>
                </m:rad>
                <m:r>
                  <m:rPr/>
                  <w:rPr>
                    <w:rFonts w:ascii="Cambria Math" w:hAnsi="Cambria Math" w:eastAsia="微软雅黑"/>
                    <w:color w:val="000000" w:themeColor="text1"/>
                    <w:kern w:val="0"/>
                    <w:sz w:val="16"/>
                    <w:szCs w:val="20"/>
                    <w14:textFill>
                      <w14:solidFill>
                        <w14:schemeClr w14:val="tx1"/>
                      </w14:solidFill>
                    </w14:textFill>
                  </w:rPr>
                  <m:t>2</m:t>
                </m:r>
              </m:oMath>
            </m:oMathPara>
          </w:p>
        </w:tc>
        <w:tc>
          <w:tcPr>
            <w:tcW w:w="550" w:type="dxa"/>
          </w:tcPr>
          <w:p w14:paraId="14EFFCE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25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1" w:type="dxa"/>
          </w:tcPr>
          <w:p w14:paraId="55C5CA5C">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4</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729" w:type="dxa"/>
          </w:tcPr>
          <w:p w14:paraId="1FF11E3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16</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0020E1F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37</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0888E31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643" w:type="dxa"/>
          </w:tcPr>
          <w:p w14:paraId="067C016F">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5E4FC3A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35119B1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1109" w:type="dxa"/>
          </w:tcPr>
          <w:p w14:paraId="7F768D0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020C313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1B5CD219">
        <w:tc>
          <w:tcPr>
            <w:tcW w:w="1109" w:type="dxa"/>
          </w:tcPr>
          <w:p w14:paraId="1206986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7,10)</w:t>
            </w:r>
          </w:p>
        </w:tc>
        <w:tc>
          <w:tcPr>
            <w:tcW w:w="628" w:type="dxa"/>
          </w:tcPr>
          <w:p w14:paraId="22118AE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89</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160B61F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52</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1" w:type="dxa"/>
          </w:tcPr>
          <w:p w14:paraId="4DBA1F9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13</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729" w:type="dxa"/>
          </w:tcPr>
          <w:p w14:paraId="785ABC0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9</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4BECEA2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68</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5AE0CE0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7D4D1B9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550" w:type="dxa"/>
          </w:tcPr>
          <w:p w14:paraId="122948E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54DE8AE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1109" w:type="dxa"/>
          </w:tcPr>
          <w:p w14:paraId="78848B1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0FD9389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07E5F64F">
        <w:tc>
          <w:tcPr>
            <w:tcW w:w="1109" w:type="dxa"/>
          </w:tcPr>
          <w:p w14:paraId="52F4C95F">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9,3)</w:t>
            </w:r>
          </w:p>
        </w:tc>
        <w:tc>
          <w:tcPr>
            <w:tcW w:w="628" w:type="dxa"/>
          </w:tcPr>
          <w:p w14:paraId="13DE158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50</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49EBE77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37</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1" w:type="dxa"/>
          </w:tcPr>
          <w:p w14:paraId="7A1B351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50</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729" w:type="dxa"/>
          </w:tcPr>
          <w:p w14:paraId="00CFA48C">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74</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38E83A6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17</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4014FCA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34</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002C537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53</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3F8A4E0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643" w:type="dxa"/>
          </w:tcPr>
          <w:p w14:paraId="37DF2D1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1109" w:type="dxa"/>
          </w:tcPr>
          <w:p w14:paraId="07D0CFF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70C670E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64281FBB">
        <w:tc>
          <w:tcPr>
            <w:tcW w:w="1109" w:type="dxa"/>
          </w:tcPr>
          <w:p w14:paraId="1C26E49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10,5)</w:t>
            </w:r>
          </w:p>
        </w:tc>
        <w:tc>
          <w:tcPr>
            <w:tcW w:w="628" w:type="dxa"/>
          </w:tcPr>
          <w:p w14:paraId="1B1BDE3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73</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1729367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50</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1" w:type="dxa"/>
          </w:tcPr>
          <w:p w14:paraId="231AE2C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4</m:t>
                    </m:r>
                    <m:ctrlPr>
                      <w:rPr>
                        <w:rFonts w:ascii="Cambria Math" w:hAnsi="Cambria Math" w:eastAsia="微软雅黑"/>
                        <w:color w:val="000000" w:themeColor="text1"/>
                        <w:kern w:val="0"/>
                        <w:sz w:val="16"/>
                        <w:szCs w:val="20"/>
                        <w14:textFill>
                          <w14:solidFill>
                            <w14:schemeClr w14:val="tx1"/>
                          </w14:solidFill>
                        </w14:textFill>
                      </w:rPr>
                    </m:ctrlPr>
                  </m:e>
                </m:rad>
                <m:r>
                  <m:rPr/>
                  <w:rPr>
                    <w:rFonts w:ascii="Cambria Math" w:hAnsi="Cambria Math" w:eastAsia="微软雅黑"/>
                    <w:color w:val="000000" w:themeColor="text1"/>
                    <w:kern w:val="0"/>
                    <w:sz w:val="16"/>
                    <w:szCs w:val="20"/>
                    <w14:textFill>
                      <w14:solidFill>
                        <w14:schemeClr w14:val="tx1"/>
                      </w14:solidFill>
                    </w14:textFill>
                  </w:rPr>
                  <m:t>5</m:t>
                </m:r>
              </m:oMath>
            </m:oMathPara>
          </w:p>
        </w:tc>
        <w:tc>
          <w:tcPr>
            <w:tcW w:w="729" w:type="dxa"/>
          </w:tcPr>
          <w:p w14:paraId="597994B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61</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284B672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34</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6FC13D3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25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6356AFC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34</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0FA2AA6F">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6E7113D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1109" w:type="dxa"/>
          </w:tcPr>
          <w:p w14:paraId="03128C0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7991A9B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5C373728">
        <w:tc>
          <w:tcPr>
            <w:tcW w:w="1109" w:type="dxa"/>
          </w:tcPr>
          <w:p w14:paraId="7256225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11,4)</w:t>
            </w:r>
            <w:r>
              <w:rPr>
                <w:rFonts w:hint="eastAsia" w:ascii="微软雅黑" w:hAnsi="微软雅黑" w:eastAsia="微软雅黑"/>
                <w:color w:val="000000" w:themeColor="text1"/>
                <w:kern w:val="0"/>
                <w:sz w:val="16"/>
                <w:szCs w:val="20"/>
                <w14:textFill>
                  <w14:solidFill>
                    <w14:schemeClr w14:val="tx1"/>
                  </w14:solidFill>
                </w14:textFill>
              </w:rPr>
              <w:t>,(12,3)</w:t>
            </w:r>
          </w:p>
        </w:tc>
        <w:tc>
          <w:tcPr>
            <w:tcW w:w="628" w:type="dxa"/>
          </w:tcPr>
          <w:p w14:paraId="6D6F986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85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6D358CF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64</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1" w:type="dxa"/>
          </w:tcPr>
          <w:p w14:paraId="3A6EB85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729" w:type="dxa"/>
          </w:tcPr>
          <w:p w14:paraId="44A2301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85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1D1B46A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40</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3A7186C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41</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304B3BAF">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52</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513D6A6F">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3C29179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FF0000"/>
                        <w:kern w:val="0"/>
                        <w:sz w:val="16"/>
                        <w:szCs w:val="20"/>
                      </w:rPr>
                    </m:ctrlPr>
                  </m:radPr>
                  <m:deg>
                    <m:ctrlPr>
                      <w:rPr>
                        <w:rFonts w:ascii="Cambria Math" w:hAnsi="Cambria Math" w:eastAsia="微软雅黑"/>
                        <w:color w:val="FF0000"/>
                        <w:kern w:val="0"/>
                        <w:sz w:val="16"/>
                        <w:szCs w:val="20"/>
                      </w:rPr>
                    </m:ctrlPr>
                  </m:deg>
                  <m:e>
                    <m:r>
                      <m:rPr>
                        <m:sty m:val="p"/>
                      </m:rPr>
                      <w:rPr>
                        <w:rFonts w:ascii="Cambria Math" w:hAnsi="Cambria Math" w:eastAsia="微软雅黑"/>
                        <w:color w:val="FF0000"/>
                        <w:kern w:val="0"/>
                        <w:sz w:val="16"/>
                        <w:szCs w:val="20"/>
                      </w:rPr>
                      <m:t>2</m:t>
                    </m:r>
                    <m:ctrlPr>
                      <w:rPr>
                        <w:rFonts w:ascii="Cambria Math" w:hAnsi="Cambria Math" w:eastAsia="微软雅黑"/>
                        <w:color w:val="FF0000"/>
                        <w:kern w:val="0"/>
                        <w:sz w:val="16"/>
                        <w:szCs w:val="20"/>
                      </w:rPr>
                    </m:ctrlPr>
                  </m:e>
                </m:rad>
              </m:oMath>
            </m:oMathPara>
          </w:p>
        </w:tc>
        <w:tc>
          <w:tcPr>
            <w:tcW w:w="1109" w:type="dxa"/>
          </w:tcPr>
          <w:p w14:paraId="0F79D71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643" w:type="dxa"/>
          </w:tcPr>
          <w:p w14:paraId="503D56C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282B328D">
        <w:tc>
          <w:tcPr>
            <w:tcW w:w="1109" w:type="dxa"/>
          </w:tcPr>
          <w:p w14:paraId="4D4BE71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12,6)</w:t>
            </w:r>
          </w:p>
        </w:tc>
        <w:tc>
          <w:tcPr>
            <w:tcW w:w="628" w:type="dxa"/>
          </w:tcPr>
          <w:p w14:paraId="73ECB32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116</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5AA26EB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85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1" w:type="dxa"/>
          </w:tcPr>
          <w:p w14:paraId="247DF9C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68</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729" w:type="dxa"/>
          </w:tcPr>
          <w:p w14:paraId="0FE45A4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80</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4669245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4AA4452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40</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1AFD7BF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41</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0989F00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18</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0BC9031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1109" w:type="dxa"/>
          </w:tcPr>
          <w:p w14:paraId="39889A6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4898C78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r>
    </w:tbl>
    <w:p w14:paraId="3CE26F78">
      <w:pPr>
        <w:spacing w:line="240" w:lineRule="exact"/>
        <w:rPr>
          <w:rFonts w:hint="eastAsia" w:ascii="微软雅黑" w:hAnsi="微软雅黑" w:eastAsia="微软雅黑"/>
          <w:color w:val="000000" w:themeColor="text1"/>
          <w14:textFill>
            <w14:solidFill>
              <w14:schemeClr w14:val="tx1"/>
            </w14:solidFill>
          </w14:textFill>
        </w:rPr>
      </w:pPr>
    </w:p>
    <w:p w14:paraId="55DB2057">
      <w:pPr>
        <w:spacing w:line="240" w:lineRule="exact"/>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那么接下来再去检查簇之间的最短距离，发现（1</w:t>
      </w:r>
      <w:r>
        <w:rPr>
          <w:rFonts w:ascii="微软雅黑" w:hAnsi="微软雅黑" w:eastAsia="微软雅黑"/>
          <w:color w:val="000000" w:themeColor="text1"/>
          <w14:textFill>
            <w14:solidFill>
              <w14:schemeClr w14:val="tx1"/>
            </w14:solidFill>
          </w14:textFill>
        </w:rPr>
        <w:t>0</w:t>
      </w:r>
      <w:r>
        <w:rPr>
          <w:rFonts w:hint="eastAsia" w:ascii="微软雅黑" w:hAnsi="微软雅黑" w:eastAsia="微软雅黑"/>
          <w:color w:val="000000" w:themeColor="text1"/>
          <w14:textFill>
            <w14:solidFill>
              <w14:schemeClr w14:val="tx1"/>
            </w14:solidFill>
          </w14:textFill>
        </w:rPr>
        <w:t>，5）聚类刚才的簇（11,4），（12,3)距离最近，因此将该点聚类到一起。因此更新相似度矩阵如下：</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8"/>
        <w:gridCol w:w="557"/>
        <w:gridCol w:w="557"/>
        <w:gridCol w:w="557"/>
        <w:gridCol w:w="654"/>
        <w:gridCol w:w="557"/>
        <w:gridCol w:w="557"/>
        <w:gridCol w:w="654"/>
        <w:gridCol w:w="557"/>
        <w:gridCol w:w="1609"/>
        <w:gridCol w:w="655"/>
      </w:tblGrid>
      <w:tr w14:paraId="286C8B6E">
        <w:tc>
          <w:tcPr>
            <w:tcW w:w="1574" w:type="dxa"/>
          </w:tcPr>
          <w:p w14:paraId="527489F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5BDD92D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2,2)</w:t>
            </w:r>
          </w:p>
        </w:tc>
        <w:tc>
          <w:tcPr>
            <w:tcW w:w="550" w:type="dxa"/>
          </w:tcPr>
          <w:p w14:paraId="5E56E7D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3,4)</w:t>
            </w:r>
          </w:p>
        </w:tc>
        <w:tc>
          <w:tcPr>
            <w:tcW w:w="550" w:type="dxa"/>
          </w:tcPr>
          <w:p w14:paraId="470A1E7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4,8)</w:t>
            </w:r>
          </w:p>
        </w:tc>
        <w:tc>
          <w:tcPr>
            <w:tcW w:w="643" w:type="dxa"/>
          </w:tcPr>
          <w:p w14:paraId="6A3FADD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4,10)</w:t>
            </w:r>
          </w:p>
        </w:tc>
        <w:tc>
          <w:tcPr>
            <w:tcW w:w="550" w:type="dxa"/>
          </w:tcPr>
          <w:p w14:paraId="27FE1A6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5,2)</w:t>
            </w:r>
          </w:p>
        </w:tc>
        <w:tc>
          <w:tcPr>
            <w:tcW w:w="550" w:type="dxa"/>
          </w:tcPr>
          <w:p w14:paraId="5A47CBD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6,8)</w:t>
            </w:r>
          </w:p>
        </w:tc>
        <w:tc>
          <w:tcPr>
            <w:tcW w:w="643" w:type="dxa"/>
          </w:tcPr>
          <w:p w14:paraId="0F62E81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7,10)</w:t>
            </w:r>
          </w:p>
        </w:tc>
        <w:tc>
          <w:tcPr>
            <w:tcW w:w="550" w:type="dxa"/>
          </w:tcPr>
          <w:p w14:paraId="606DB78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9,3)</w:t>
            </w:r>
          </w:p>
        </w:tc>
        <w:tc>
          <w:tcPr>
            <w:tcW w:w="1574" w:type="dxa"/>
          </w:tcPr>
          <w:p w14:paraId="6C26B0B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11,4)</w:t>
            </w:r>
            <w:r>
              <w:rPr>
                <w:rFonts w:hint="eastAsia" w:ascii="微软雅黑" w:hAnsi="微软雅黑" w:eastAsia="微软雅黑"/>
                <w:color w:val="000000" w:themeColor="text1"/>
                <w:kern w:val="0"/>
                <w:sz w:val="16"/>
                <w:szCs w:val="20"/>
                <w14:textFill>
                  <w14:solidFill>
                    <w14:schemeClr w14:val="tx1"/>
                  </w14:solidFill>
                </w14:textFill>
              </w:rPr>
              <w:t>,(12,3),(10,5)</w:t>
            </w:r>
          </w:p>
        </w:tc>
        <w:tc>
          <w:tcPr>
            <w:tcW w:w="643" w:type="dxa"/>
          </w:tcPr>
          <w:p w14:paraId="2355AA2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12,6)</w:t>
            </w:r>
          </w:p>
        </w:tc>
      </w:tr>
      <w:tr w14:paraId="5FE29ADA">
        <w:tc>
          <w:tcPr>
            <w:tcW w:w="1574" w:type="dxa"/>
          </w:tcPr>
          <w:p w14:paraId="672DD3D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2,2)</w:t>
            </w:r>
          </w:p>
        </w:tc>
        <w:tc>
          <w:tcPr>
            <w:tcW w:w="550" w:type="dxa"/>
          </w:tcPr>
          <w:p w14:paraId="64242FD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550" w:type="dxa"/>
          </w:tcPr>
          <w:p w14:paraId="5B4B9A4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7E6978F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2F52954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0E351D0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26A69E4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61121D3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0EF7E5F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1574" w:type="dxa"/>
          </w:tcPr>
          <w:p w14:paraId="573E929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168AA4D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7823A18B">
        <w:tc>
          <w:tcPr>
            <w:tcW w:w="1574" w:type="dxa"/>
          </w:tcPr>
          <w:p w14:paraId="135B99B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3,4)</w:t>
            </w:r>
          </w:p>
        </w:tc>
        <w:tc>
          <w:tcPr>
            <w:tcW w:w="550" w:type="dxa"/>
          </w:tcPr>
          <w:p w14:paraId="3C254A1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7D972B5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550" w:type="dxa"/>
          </w:tcPr>
          <w:p w14:paraId="2B65A4A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756A9FF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1687A5E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6CF3E98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6452C7B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56C5ACD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1574" w:type="dxa"/>
          </w:tcPr>
          <w:p w14:paraId="7884DF1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1C6F628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51F0F37D">
        <w:tc>
          <w:tcPr>
            <w:tcW w:w="1574" w:type="dxa"/>
          </w:tcPr>
          <w:p w14:paraId="09F93CCC">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4,8)</w:t>
            </w:r>
          </w:p>
        </w:tc>
        <w:tc>
          <w:tcPr>
            <w:tcW w:w="550" w:type="dxa"/>
          </w:tcPr>
          <w:p w14:paraId="399E15C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40</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00B671E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17</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723D438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643" w:type="dxa"/>
          </w:tcPr>
          <w:p w14:paraId="33544EE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44632C5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2BA9B3B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28605BB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13AAFBA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1574" w:type="dxa"/>
          </w:tcPr>
          <w:p w14:paraId="2184374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6848F52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2E1C5FF8">
        <w:tc>
          <w:tcPr>
            <w:tcW w:w="1574" w:type="dxa"/>
          </w:tcPr>
          <w:p w14:paraId="23B9EFF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4,10)</w:t>
            </w:r>
          </w:p>
        </w:tc>
        <w:tc>
          <w:tcPr>
            <w:tcW w:w="550" w:type="dxa"/>
          </w:tcPr>
          <w:p w14:paraId="2F3752E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68</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7874845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37</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2906EE2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4</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09EC211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550" w:type="dxa"/>
          </w:tcPr>
          <w:p w14:paraId="42BD788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79C55D0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238DF5A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181534E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1574" w:type="dxa"/>
          </w:tcPr>
          <w:p w14:paraId="009A33DF">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36C491D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56B6F191">
        <w:tc>
          <w:tcPr>
            <w:tcW w:w="1574" w:type="dxa"/>
          </w:tcPr>
          <w:p w14:paraId="119A712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5,2)</w:t>
            </w:r>
          </w:p>
        </w:tc>
        <w:tc>
          <w:tcPr>
            <w:tcW w:w="550" w:type="dxa"/>
          </w:tcPr>
          <w:p w14:paraId="6CF2D62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3B0D935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16</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12DA6B4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37</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6051D07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3DB6567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550" w:type="dxa"/>
          </w:tcPr>
          <w:p w14:paraId="1720F8A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66EF6F6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0A91119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1574" w:type="dxa"/>
          </w:tcPr>
          <w:p w14:paraId="7A5BB10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2AA3531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2EC309C9">
        <w:tc>
          <w:tcPr>
            <w:tcW w:w="1574" w:type="dxa"/>
          </w:tcPr>
          <w:p w14:paraId="435E369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6,8)</w:t>
            </w:r>
          </w:p>
        </w:tc>
        <w:tc>
          <w:tcPr>
            <w:tcW w:w="550" w:type="dxa"/>
          </w:tcPr>
          <w:p w14:paraId="1060524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m:t>
                    </m:r>
                    <m:ctrlPr>
                      <w:rPr>
                        <w:rFonts w:ascii="Cambria Math" w:hAnsi="Cambria Math" w:eastAsia="微软雅黑"/>
                        <w:color w:val="000000" w:themeColor="text1"/>
                        <w:kern w:val="0"/>
                        <w:sz w:val="16"/>
                        <w:szCs w:val="20"/>
                        <w14:textFill>
                          <w14:solidFill>
                            <w14:schemeClr w14:val="tx1"/>
                          </w14:solidFill>
                        </w14:textFill>
                      </w:rPr>
                    </m:ctrlPr>
                  </m:e>
                </m:rad>
                <m:r>
                  <m:rPr/>
                  <w:rPr>
                    <w:rFonts w:ascii="Cambria Math" w:hAnsi="Cambria Math" w:eastAsia="微软雅黑"/>
                    <w:color w:val="000000" w:themeColor="text1"/>
                    <w:kern w:val="0"/>
                    <w:sz w:val="16"/>
                    <w:szCs w:val="20"/>
                    <w14:textFill>
                      <w14:solidFill>
                        <w14:schemeClr w14:val="tx1"/>
                      </w14:solidFill>
                    </w14:textFill>
                  </w:rPr>
                  <m:t>2</m:t>
                </m:r>
              </m:oMath>
            </m:oMathPara>
          </w:p>
        </w:tc>
        <w:tc>
          <w:tcPr>
            <w:tcW w:w="550" w:type="dxa"/>
          </w:tcPr>
          <w:p w14:paraId="5A418CC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25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1FC30C2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4</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18B62E2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16</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20155CE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37</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6E9A798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643" w:type="dxa"/>
          </w:tcPr>
          <w:p w14:paraId="373578A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196175B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1574" w:type="dxa"/>
          </w:tcPr>
          <w:p w14:paraId="4AED639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1012729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7159572D">
        <w:tc>
          <w:tcPr>
            <w:tcW w:w="1574" w:type="dxa"/>
          </w:tcPr>
          <w:p w14:paraId="0B5B325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7,10)</w:t>
            </w:r>
          </w:p>
        </w:tc>
        <w:tc>
          <w:tcPr>
            <w:tcW w:w="550" w:type="dxa"/>
          </w:tcPr>
          <w:p w14:paraId="44A6468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89</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39EBD77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52</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27B511AC">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13</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6873C47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9</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3C458A1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68</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52CF3AF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73151E4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550" w:type="dxa"/>
          </w:tcPr>
          <w:p w14:paraId="0C380EEC">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1574" w:type="dxa"/>
          </w:tcPr>
          <w:p w14:paraId="5DA127F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0A86D30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219E1453">
        <w:tc>
          <w:tcPr>
            <w:tcW w:w="1574" w:type="dxa"/>
          </w:tcPr>
          <w:p w14:paraId="0B7251B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9,3)</w:t>
            </w:r>
          </w:p>
        </w:tc>
        <w:tc>
          <w:tcPr>
            <w:tcW w:w="550" w:type="dxa"/>
          </w:tcPr>
          <w:p w14:paraId="3BB4757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50</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150B871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37</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76493E1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50</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72DED01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74</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68E0F75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17</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197E86E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34</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2608FBE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53</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41B5373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1574" w:type="dxa"/>
          </w:tcPr>
          <w:p w14:paraId="601438C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02D4326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1AD4E2D7">
        <w:tc>
          <w:tcPr>
            <w:tcW w:w="1574" w:type="dxa"/>
          </w:tcPr>
          <w:p w14:paraId="487E808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11,4)</w:t>
            </w:r>
            <w:r>
              <w:rPr>
                <w:rFonts w:hint="eastAsia" w:ascii="微软雅黑" w:hAnsi="微软雅黑" w:eastAsia="微软雅黑"/>
                <w:color w:val="000000" w:themeColor="text1"/>
                <w:kern w:val="0"/>
                <w:sz w:val="16"/>
                <w:szCs w:val="20"/>
                <w14:textFill>
                  <w14:solidFill>
                    <w14:schemeClr w14:val="tx1"/>
                  </w14:solidFill>
                </w14:textFill>
              </w:rPr>
              <w:t>,(12,3),(</w:t>
            </w:r>
            <w:r>
              <w:rPr>
                <w:rFonts w:ascii="微软雅黑" w:hAnsi="微软雅黑" w:eastAsia="微软雅黑"/>
                <w:color w:val="000000" w:themeColor="text1"/>
                <w:kern w:val="0"/>
                <w:sz w:val="16"/>
                <w:szCs w:val="20"/>
                <w14:textFill>
                  <w14:solidFill>
                    <w14:schemeClr w14:val="tx1"/>
                  </w14:solidFill>
                </w14:textFill>
              </w:rPr>
              <w:t>10,5)</w:t>
            </w:r>
          </w:p>
        </w:tc>
        <w:tc>
          <w:tcPr>
            <w:tcW w:w="550" w:type="dxa"/>
          </w:tcPr>
          <w:p w14:paraId="3814C93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73</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1078934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50</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7CB7097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4</m:t>
                    </m:r>
                    <m:ctrlPr>
                      <w:rPr>
                        <w:rFonts w:ascii="Cambria Math" w:hAnsi="Cambria Math" w:eastAsia="微软雅黑"/>
                        <w:color w:val="000000" w:themeColor="text1"/>
                        <w:kern w:val="0"/>
                        <w:sz w:val="16"/>
                        <w:szCs w:val="20"/>
                        <w14:textFill>
                          <w14:solidFill>
                            <w14:schemeClr w14:val="tx1"/>
                          </w14:solidFill>
                        </w14:textFill>
                      </w:rPr>
                    </m:ctrlPr>
                  </m:e>
                </m:rad>
                <m:r>
                  <m:rPr/>
                  <w:rPr>
                    <w:rFonts w:ascii="Cambria Math" w:hAnsi="Cambria Math" w:eastAsia="微软雅黑"/>
                    <w:color w:val="000000" w:themeColor="text1"/>
                    <w:kern w:val="0"/>
                    <w:sz w:val="16"/>
                    <w:szCs w:val="20"/>
                    <w14:textFill>
                      <w14:solidFill>
                        <w14:schemeClr w14:val="tx1"/>
                      </w14:solidFill>
                    </w14:textFill>
                  </w:rPr>
                  <m:t>5</m:t>
                </m:r>
              </m:oMath>
            </m:oMathPara>
          </w:p>
        </w:tc>
        <w:tc>
          <w:tcPr>
            <w:tcW w:w="643" w:type="dxa"/>
          </w:tcPr>
          <w:p w14:paraId="14F42CE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61</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766B2C4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34</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088E668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25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5A000E8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34</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4F392CF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1574" w:type="dxa"/>
          </w:tcPr>
          <w:p w14:paraId="5F7E480F">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643" w:type="dxa"/>
          </w:tcPr>
          <w:p w14:paraId="0A9F42D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5EBD0B56">
        <w:tc>
          <w:tcPr>
            <w:tcW w:w="1574" w:type="dxa"/>
          </w:tcPr>
          <w:p w14:paraId="740F21A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12,6)</w:t>
            </w:r>
          </w:p>
        </w:tc>
        <w:tc>
          <w:tcPr>
            <w:tcW w:w="550" w:type="dxa"/>
          </w:tcPr>
          <w:p w14:paraId="038BE64F">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116</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290F0CF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85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41701B6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68</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04D8B59C">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80</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08BBDE1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2A42F51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40</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65C12EB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41</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3F295D7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18</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1574" w:type="dxa"/>
          </w:tcPr>
          <w:p w14:paraId="30F3B9A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11254B0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r>
    </w:tbl>
    <w:p w14:paraId="1568C560">
      <w:pPr>
        <w:spacing w:line="240" w:lineRule="exact"/>
        <w:rPr>
          <w:rFonts w:hint="eastAsia" w:ascii="微软雅黑" w:hAnsi="微软雅黑" w:eastAsia="微软雅黑"/>
          <w:color w:val="000000" w:themeColor="text1"/>
          <w14:textFill>
            <w14:solidFill>
              <w14:schemeClr w14:val="tx1"/>
            </w14:solidFill>
          </w14:textFill>
        </w:rPr>
      </w:pPr>
    </w:p>
    <w:p w14:paraId="1EB204CF">
      <w:pPr>
        <w:spacing w:line="240" w:lineRule="exact"/>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那么接下来再去检查簇之间的最短距离，发现（4，10）聚类点(4,8)距离最近，因此将这两个点聚类到一起。因此更新相似度矩阵如下：</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8"/>
        <w:gridCol w:w="567"/>
        <w:gridCol w:w="567"/>
        <w:gridCol w:w="1059"/>
        <w:gridCol w:w="567"/>
        <w:gridCol w:w="567"/>
        <w:gridCol w:w="666"/>
        <w:gridCol w:w="567"/>
        <w:gridCol w:w="1648"/>
        <w:gridCol w:w="666"/>
      </w:tblGrid>
      <w:tr w14:paraId="62EBBF9E">
        <w:tc>
          <w:tcPr>
            <w:tcW w:w="1574" w:type="dxa"/>
          </w:tcPr>
          <w:p w14:paraId="2E6F293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798D807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2,2)</w:t>
            </w:r>
          </w:p>
        </w:tc>
        <w:tc>
          <w:tcPr>
            <w:tcW w:w="550" w:type="dxa"/>
          </w:tcPr>
          <w:p w14:paraId="448652BC">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3,4)</w:t>
            </w:r>
          </w:p>
        </w:tc>
        <w:tc>
          <w:tcPr>
            <w:tcW w:w="1015" w:type="dxa"/>
          </w:tcPr>
          <w:p w14:paraId="7020D9B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4,8)</w:t>
            </w:r>
            <w:r>
              <w:rPr>
                <w:rFonts w:hint="eastAsia" w:ascii="微软雅黑" w:hAnsi="微软雅黑" w:eastAsia="微软雅黑"/>
                <w:color w:val="000000" w:themeColor="text1"/>
                <w:kern w:val="0"/>
                <w:sz w:val="16"/>
                <w:szCs w:val="20"/>
                <w14:textFill>
                  <w14:solidFill>
                    <w14:schemeClr w14:val="tx1"/>
                  </w14:solidFill>
                </w14:textFill>
              </w:rPr>
              <w:t>,(4,10)</w:t>
            </w:r>
          </w:p>
        </w:tc>
        <w:tc>
          <w:tcPr>
            <w:tcW w:w="550" w:type="dxa"/>
          </w:tcPr>
          <w:p w14:paraId="374D8FD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5,2)</w:t>
            </w:r>
          </w:p>
        </w:tc>
        <w:tc>
          <w:tcPr>
            <w:tcW w:w="550" w:type="dxa"/>
          </w:tcPr>
          <w:p w14:paraId="3593C15C">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6,8)</w:t>
            </w:r>
          </w:p>
        </w:tc>
        <w:tc>
          <w:tcPr>
            <w:tcW w:w="643" w:type="dxa"/>
          </w:tcPr>
          <w:p w14:paraId="006DBE3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7,10)</w:t>
            </w:r>
          </w:p>
        </w:tc>
        <w:tc>
          <w:tcPr>
            <w:tcW w:w="550" w:type="dxa"/>
          </w:tcPr>
          <w:p w14:paraId="0D27FF8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9,3)</w:t>
            </w:r>
          </w:p>
        </w:tc>
        <w:tc>
          <w:tcPr>
            <w:tcW w:w="1574" w:type="dxa"/>
          </w:tcPr>
          <w:p w14:paraId="5281CD6F">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11,4)</w:t>
            </w:r>
            <w:r>
              <w:rPr>
                <w:rFonts w:hint="eastAsia" w:ascii="微软雅黑" w:hAnsi="微软雅黑" w:eastAsia="微软雅黑"/>
                <w:color w:val="000000" w:themeColor="text1"/>
                <w:kern w:val="0"/>
                <w:sz w:val="16"/>
                <w:szCs w:val="20"/>
                <w14:textFill>
                  <w14:solidFill>
                    <w14:schemeClr w14:val="tx1"/>
                  </w14:solidFill>
                </w14:textFill>
              </w:rPr>
              <w:t>,(12,3),(10,5)</w:t>
            </w:r>
          </w:p>
        </w:tc>
        <w:tc>
          <w:tcPr>
            <w:tcW w:w="643" w:type="dxa"/>
          </w:tcPr>
          <w:p w14:paraId="58B2EAEF">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12,6)</w:t>
            </w:r>
          </w:p>
        </w:tc>
      </w:tr>
      <w:tr w14:paraId="1FBD6331">
        <w:tc>
          <w:tcPr>
            <w:tcW w:w="1574" w:type="dxa"/>
          </w:tcPr>
          <w:p w14:paraId="092306B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2,2)</w:t>
            </w:r>
          </w:p>
        </w:tc>
        <w:tc>
          <w:tcPr>
            <w:tcW w:w="550" w:type="dxa"/>
          </w:tcPr>
          <w:p w14:paraId="1FC546B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550" w:type="dxa"/>
          </w:tcPr>
          <w:p w14:paraId="6E35AE3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1015" w:type="dxa"/>
          </w:tcPr>
          <w:p w14:paraId="1C6983D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16F3C5B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20F4EBE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6F0BB2E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2EDAE63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1574" w:type="dxa"/>
          </w:tcPr>
          <w:p w14:paraId="1EBDA7F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6CE1711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2B3BE1E4">
        <w:tc>
          <w:tcPr>
            <w:tcW w:w="1574" w:type="dxa"/>
          </w:tcPr>
          <w:p w14:paraId="3F9319C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3,4)</w:t>
            </w:r>
          </w:p>
        </w:tc>
        <w:tc>
          <w:tcPr>
            <w:tcW w:w="550" w:type="dxa"/>
          </w:tcPr>
          <w:p w14:paraId="0951C6DC">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2146A34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1015" w:type="dxa"/>
          </w:tcPr>
          <w:p w14:paraId="2DF31EA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62EBE58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0ED1455C">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0D5EA1AF">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026D601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1574" w:type="dxa"/>
          </w:tcPr>
          <w:p w14:paraId="390BF79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1B2666A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68B87CA7">
        <w:tc>
          <w:tcPr>
            <w:tcW w:w="1574" w:type="dxa"/>
          </w:tcPr>
          <w:p w14:paraId="3355B28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4,10)</w:t>
            </w: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4,8)</w:t>
            </w:r>
          </w:p>
        </w:tc>
        <w:tc>
          <w:tcPr>
            <w:tcW w:w="550" w:type="dxa"/>
          </w:tcPr>
          <w:p w14:paraId="79AEE8E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40</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462A4D3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17</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1015" w:type="dxa"/>
          </w:tcPr>
          <w:p w14:paraId="5FE1530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550" w:type="dxa"/>
          </w:tcPr>
          <w:p w14:paraId="623C27A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38C9731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235192F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0B7F3A5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1574" w:type="dxa"/>
          </w:tcPr>
          <w:p w14:paraId="2AEDC8B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7F39D54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2FA410E3">
        <w:tc>
          <w:tcPr>
            <w:tcW w:w="1574" w:type="dxa"/>
          </w:tcPr>
          <w:p w14:paraId="08930DC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5,2)</w:t>
            </w:r>
          </w:p>
        </w:tc>
        <w:tc>
          <w:tcPr>
            <w:tcW w:w="550" w:type="dxa"/>
          </w:tcPr>
          <w:p w14:paraId="0C844F7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4AE9E06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16</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1015" w:type="dxa"/>
          </w:tcPr>
          <w:p w14:paraId="0952842C">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37</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3DA53AAA">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550" w:type="dxa"/>
          </w:tcPr>
          <w:p w14:paraId="06C86BD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51DD058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27299BE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1574" w:type="dxa"/>
          </w:tcPr>
          <w:p w14:paraId="024FC06C">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4895A33C">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523DB551">
        <w:tc>
          <w:tcPr>
            <w:tcW w:w="1574" w:type="dxa"/>
          </w:tcPr>
          <w:p w14:paraId="4428A80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6,8)</w:t>
            </w:r>
          </w:p>
        </w:tc>
        <w:tc>
          <w:tcPr>
            <w:tcW w:w="550" w:type="dxa"/>
          </w:tcPr>
          <w:p w14:paraId="66C242D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m:t>
                    </m:r>
                    <m:ctrlPr>
                      <w:rPr>
                        <w:rFonts w:ascii="Cambria Math" w:hAnsi="Cambria Math" w:eastAsia="微软雅黑"/>
                        <w:color w:val="000000" w:themeColor="text1"/>
                        <w:kern w:val="0"/>
                        <w:sz w:val="16"/>
                        <w:szCs w:val="20"/>
                        <w14:textFill>
                          <w14:solidFill>
                            <w14:schemeClr w14:val="tx1"/>
                          </w14:solidFill>
                        </w14:textFill>
                      </w:rPr>
                    </m:ctrlPr>
                  </m:e>
                </m:rad>
                <m:r>
                  <m:rPr/>
                  <w:rPr>
                    <w:rFonts w:ascii="Cambria Math" w:hAnsi="Cambria Math" w:eastAsia="微软雅黑"/>
                    <w:color w:val="000000" w:themeColor="text1"/>
                    <w:kern w:val="0"/>
                    <w:sz w:val="16"/>
                    <w:szCs w:val="20"/>
                    <w14:textFill>
                      <w14:solidFill>
                        <w14:schemeClr w14:val="tx1"/>
                      </w14:solidFill>
                    </w14:textFill>
                  </w:rPr>
                  <m:t>2</m:t>
                </m:r>
              </m:oMath>
            </m:oMathPara>
          </w:p>
        </w:tc>
        <w:tc>
          <w:tcPr>
            <w:tcW w:w="550" w:type="dxa"/>
          </w:tcPr>
          <w:p w14:paraId="458C3F4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25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1015" w:type="dxa"/>
          </w:tcPr>
          <w:p w14:paraId="3065421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4</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37A5536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37</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5C7CA71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643" w:type="dxa"/>
          </w:tcPr>
          <w:p w14:paraId="352260E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550" w:type="dxa"/>
          </w:tcPr>
          <w:p w14:paraId="02EBCE4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1574" w:type="dxa"/>
          </w:tcPr>
          <w:p w14:paraId="2B54CC7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6F34A8D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64A9103C">
        <w:tc>
          <w:tcPr>
            <w:tcW w:w="1574" w:type="dxa"/>
          </w:tcPr>
          <w:p w14:paraId="2461B84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7,10)</w:t>
            </w:r>
          </w:p>
        </w:tc>
        <w:tc>
          <w:tcPr>
            <w:tcW w:w="550" w:type="dxa"/>
          </w:tcPr>
          <w:p w14:paraId="53E712B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89</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62C60D0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52</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1015" w:type="dxa"/>
          </w:tcPr>
          <w:p w14:paraId="62EE02B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13</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5FEAB2B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68</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49D6217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36CDD08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550" w:type="dxa"/>
          </w:tcPr>
          <w:p w14:paraId="10C5BB2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1574" w:type="dxa"/>
          </w:tcPr>
          <w:p w14:paraId="0CA8FD5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4A0CB5D9">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1E137EEB">
        <w:tc>
          <w:tcPr>
            <w:tcW w:w="1574" w:type="dxa"/>
          </w:tcPr>
          <w:p w14:paraId="44E0B5CC">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9,3)</w:t>
            </w:r>
          </w:p>
        </w:tc>
        <w:tc>
          <w:tcPr>
            <w:tcW w:w="550" w:type="dxa"/>
          </w:tcPr>
          <w:p w14:paraId="7BAB317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50</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7194B03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37</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1015" w:type="dxa"/>
          </w:tcPr>
          <w:p w14:paraId="7038101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50</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31CEC09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17</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63BF202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34</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3641FE1E">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53</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1CBE9F5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1574" w:type="dxa"/>
          </w:tcPr>
          <w:p w14:paraId="57F3894C">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c>
          <w:tcPr>
            <w:tcW w:w="643" w:type="dxa"/>
          </w:tcPr>
          <w:p w14:paraId="34E7076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4B380AB9">
        <w:tc>
          <w:tcPr>
            <w:tcW w:w="1574" w:type="dxa"/>
          </w:tcPr>
          <w:p w14:paraId="6CF8ACF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11,4)</w:t>
            </w:r>
            <w:r>
              <w:rPr>
                <w:rFonts w:hint="eastAsia" w:ascii="微软雅黑" w:hAnsi="微软雅黑" w:eastAsia="微软雅黑"/>
                <w:color w:val="000000" w:themeColor="text1"/>
                <w:kern w:val="0"/>
                <w:sz w:val="16"/>
                <w:szCs w:val="20"/>
                <w14:textFill>
                  <w14:solidFill>
                    <w14:schemeClr w14:val="tx1"/>
                  </w14:solidFill>
                </w14:textFill>
              </w:rPr>
              <w:t>,(12,3),(</w:t>
            </w:r>
            <w:r>
              <w:rPr>
                <w:rFonts w:ascii="微软雅黑" w:hAnsi="微软雅黑" w:eastAsia="微软雅黑"/>
                <w:color w:val="000000" w:themeColor="text1"/>
                <w:kern w:val="0"/>
                <w:sz w:val="16"/>
                <w:szCs w:val="20"/>
                <w14:textFill>
                  <w14:solidFill>
                    <w14:schemeClr w14:val="tx1"/>
                  </w14:solidFill>
                </w14:textFill>
              </w:rPr>
              <w:t>10,5)</w:t>
            </w:r>
          </w:p>
        </w:tc>
        <w:tc>
          <w:tcPr>
            <w:tcW w:w="550" w:type="dxa"/>
          </w:tcPr>
          <w:p w14:paraId="1B0FCD3B">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73</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484119F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50</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1015" w:type="dxa"/>
          </w:tcPr>
          <w:p w14:paraId="048CED4C">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4</m:t>
                    </m:r>
                    <m:ctrlPr>
                      <w:rPr>
                        <w:rFonts w:ascii="Cambria Math" w:hAnsi="Cambria Math" w:eastAsia="微软雅黑"/>
                        <w:color w:val="000000" w:themeColor="text1"/>
                        <w:kern w:val="0"/>
                        <w:sz w:val="16"/>
                        <w:szCs w:val="20"/>
                        <w14:textFill>
                          <w14:solidFill>
                            <w14:schemeClr w14:val="tx1"/>
                          </w14:solidFill>
                        </w14:textFill>
                      </w:rPr>
                    </m:ctrlPr>
                  </m:e>
                </m:rad>
                <m:r>
                  <m:rPr/>
                  <w:rPr>
                    <w:rFonts w:ascii="Cambria Math" w:hAnsi="Cambria Math" w:eastAsia="微软雅黑"/>
                    <w:color w:val="000000" w:themeColor="text1"/>
                    <w:kern w:val="0"/>
                    <w:sz w:val="16"/>
                    <w:szCs w:val="20"/>
                    <w14:textFill>
                      <w14:solidFill>
                        <w14:schemeClr w14:val="tx1"/>
                      </w14:solidFill>
                    </w14:textFill>
                  </w:rPr>
                  <m:t>5</m:t>
                </m:r>
              </m:oMath>
            </m:oMathPara>
          </w:p>
        </w:tc>
        <w:tc>
          <w:tcPr>
            <w:tcW w:w="550" w:type="dxa"/>
          </w:tcPr>
          <w:p w14:paraId="2D783FAC">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34</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792F72C3">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25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2C52956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34</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773A8647">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1574" w:type="dxa"/>
          </w:tcPr>
          <w:p w14:paraId="1B3E4748">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c>
          <w:tcPr>
            <w:tcW w:w="643" w:type="dxa"/>
          </w:tcPr>
          <w:p w14:paraId="3F4167C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p>
        </w:tc>
      </w:tr>
      <w:tr w14:paraId="7A634BE7">
        <w:tc>
          <w:tcPr>
            <w:tcW w:w="1574" w:type="dxa"/>
          </w:tcPr>
          <w:p w14:paraId="40004096">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w:t>
            </w:r>
            <w:r>
              <w:rPr>
                <w:rFonts w:ascii="微软雅黑" w:hAnsi="微软雅黑" w:eastAsia="微软雅黑"/>
                <w:color w:val="000000" w:themeColor="text1"/>
                <w:kern w:val="0"/>
                <w:sz w:val="16"/>
                <w:szCs w:val="20"/>
                <w14:textFill>
                  <w14:solidFill>
                    <w14:schemeClr w14:val="tx1"/>
                  </w14:solidFill>
                </w14:textFill>
              </w:rPr>
              <w:t>12,6)</w:t>
            </w:r>
          </w:p>
        </w:tc>
        <w:tc>
          <w:tcPr>
            <w:tcW w:w="550" w:type="dxa"/>
          </w:tcPr>
          <w:p w14:paraId="64BA8B1D">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116</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6377C27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85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1015" w:type="dxa"/>
          </w:tcPr>
          <w:p w14:paraId="046BE411">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68</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3A190052">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65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6C2E20B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40</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40A98E3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41</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550" w:type="dxa"/>
          </w:tcPr>
          <w:p w14:paraId="43C141A0">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18</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1574" w:type="dxa"/>
          </w:tcPr>
          <w:p w14:paraId="67FF5DB5">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m:oMathPara>
              <m:oMath>
                <m:rad>
                  <m:radPr>
                    <m:degHide m:val="1"/>
                    <m:ctrlPr>
                      <w:rPr>
                        <w:rFonts w:ascii="Cambria Math" w:hAnsi="Cambria Math" w:eastAsia="微软雅黑"/>
                        <w:color w:val="000000" w:themeColor="text1"/>
                        <w:kern w:val="0"/>
                        <w:sz w:val="16"/>
                        <w:szCs w:val="20"/>
                        <w14:textFill>
                          <w14:solidFill>
                            <w14:schemeClr w14:val="tx1"/>
                          </w14:solidFill>
                        </w14:textFill>
                      </w:rPr>
                    </m:ctrlPr>
                  </m:radPr>
                  <m:deg>
                    <m:ctrlPr>
                      <w:rPr>
                        <w:rFonts w:ascii="Cambria Math" w:hAnsi="Cambria Math" w:eastAsia="微软雅黑"/>
                        <w:color w:val="000000" w:themeColor="text1"/>
                        <w:kern w:val="0"/>
                        <w:sz w:val="16"/>
                        <w:szCs w:val="20"/>
                        <w14:textFill>
                          <w14:solidFill>
                            <w14:schemeClr w14:val="tx1"/>
                          </w14:solidFill>
                        </w14:textFill>
                      </w:rPr>
                    </m:ctrlPr>
                  </m:deg>
                  <m:e>
                    <m:r>
                      <m:rPr>
                        <m:sty m:val="p"/>
                      </m:rPr>
                      <w:rPr>
                        <w:rFonts w:ascii="Cambria Math" w:hAnsi="Cambria Math" w:eastAsia="微软雅黑"/>
                        <w:color w:val="000000" w:themeColor="text1"/>
                        <w:kern w:val="0"/>
                        <w:sz w:val="16"/>
                        <w:szCs w:val="20"/>
                        <w14:textFill>
                          <w14:solidFill>
                            <w14:schemeClr w14:val="tx1"/>
                          </w14:solidFill>
                        </w14:textFill>
                      </w:rPr>
                      <m:t>5</m:t>
                    </m:r>
                    <m:ctrlPr>
                      <w:rPr>
                        <w:rFonts w:ascii="Cambria Math" w:hAnsi="Cambria Math" w:eastAsia="微软雅黑"/>
                        <w:color w:val="000000" w:themeColor="text1"/>
                        <w:kern w:val="0"/>
                        <w:sz w:val="16"/>
                        <w:szCs w:val="20"/>
                        <w14:textFill>
                          <w14:solidFill>
                            <w14:schemeClr w14:val="tx1"/>
                          </w14:solidFill>
                        </w14:textFill>
                      </w:rPr>
                    </m:ctrlPr>
                  </m:e>
                </m:rad>
              </m:oMath>
            </m:oMathPara>
          </w:p>
        </w:tc>
        <w:tc>
          <w:tcPr>
            <w:tcW w:w="643" w:type="dxa"/>
          </w:tcPr>
          <w:p w14:paraId="4ABAC6A4">
            <w:pPr>
              <w:spacing w:line="240" w:lineRule="exact"/>
              <w:rPr>
                <w:rFonts w:hint="eastAsia" w:ascii="微软雅黑" w:hAnsi="微软雅黑" w:eastAsia="微软雅黑"/>
                <w:color w:val="000000" w:themeColor="text1"/>
                <w:kern w:val="0"/>
                <w:sz w:val="16"/>
                <w:szCs w:val="20"/>
                <w14:textFill>
                  <w14:solidFill>
                    <w14:schemeClr w14:val="tx1"/>
                  </w14:solidFill>
                </w14:textFill>
              </w:rPr>
            </w:pPr>
            <w:r>
              <w:rPr>
                <w:rFonts w:hint="eastAsia" w:ascii="微软雅黑" w:hAnsi="微软雅黑" w:eastAsia="微软雅黑"/>
                <w:color w:val="000000" w:themeColor="text1"/>
                <w:kern w:val="0"/>
                <w:sz w:val="16"/>
                <w:szCs w:val="20"/>
                <w14:textFill>
                  <w14:solidFill>
                    <w14:schemeClr w14:val="tx1"/>
                  </w14:solidFill>
                </w14:textFill>
              </w:rPr>
              <w:t>0</w:t>
            </w:r>
          </w:p>
        </w:tc>
      </w:tr>
    </w:tbl>
    <w:p w14:paraId="4E63E450">
      <w:pPr>
        <w:spacing w:line="240" w:lineRule="exact"/>
        <w:rPr>
          <w:rFonts w:hint="eastAsia" w:ascii="微软雅黑" w:hAnsi="微软雅黑" w:eastAsia="微软雅黑"/>
          <w:color w:val="000000" w:themeColor="text1"/>
          <w14:textFill>
            <w14:solidFill>
              <w14:schemeClr w14:val="tx1"/>
            </w14:solidFill>
          </w14:textFill>
        </w:rPr>
      </w:pPr>
    </w:p>
    <w:p w14:paraId="693AB397">
      <w:pPr>
        <w:spacing w:line="240" w:lineRule="exact"/>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如此循环。</w:t>
      </w:r>
    </w:p>
    <w:p w14:paraId="0CF8400C">
      <w:pPr>
        <w:pStyle w:val="30"/>
        <w:ind w:left="840" w:firstLine="630" w:firstLineChars="300"/>
        <w:rPr>
          <w:ins w:id="189" w:author="包子姐" w:date="2026-06-21T21:50:20Z"/>
          <w:rFonts w:hint="eastAsia"/>
        </w:rPr>
      </w:pPr>
    </w:p>
    <w:p w14:paraId="0C08A297">
      <w:pPr>
        <w:pStyle w:val="30"/>
        <w:ind w:left="0" w:firstLine="0" w:firstLineChars="0"/>
        <w:rPr>
          <w:rFonts w:hint="eastAsia"/>
          <w:b/>
          <w:bCs/>
        </w:rPr>
        <w:pPrChange w:id="190" w:author="包子姐" w:date="2026-06-21T21:50:20Z">
          <w:pPr>
            <w:pStyle w:val="30"/>
            <w:ind w:left="840" w:firstLine="630" w:firstLineChars="300"/>
          </w:pPr>
        </w:pPrChange>
      </w:pPr>
      <w:r>
        <w:rPr>
          <w:rFonts w:hint="eastAsia"/>
        </w:rPr>
        <w:t>b）</w:t>
      </w:r>
    </w:p>
    <w:p w14:paraId="24803550">
      <w:pPr>
        <w:pBdr>
          <w:bottom w:val="single" w:color="auto" w:sz="4" w:space="0"/>
        </w:pBdr>
        <w:spacing w:line="240" w:lineRule="exact"/>
        <w:ind w:left="0" w:firstLine="0"/>
        <w:rPr>
          <w:ins w:id="192" w:author="包子姐" w:date="2026-06-21T21:51:03Z"/>
          <w:rFonts w:hint="eastAsia" w:ascii="微软雅黑" w:hAnsi="微软雅黑" w:eastAsia="微软雅黑"/>
          <w:color w:val="000000" w:themeColor="text1"/>
          <w14:textFill>
            <w14:solidFill>
              <w14:schemeClr w14:val="tx1"/>
            </w14:solidFill>
          </w14:textFill>
        </w:rPr>
        <w:pPrChange w:id="191" w:author="包子姐" w:date="2026-06-21T21:50:22Z">
          <w:pPr>
            <w:spacing w:line="240" w:lineRule="exact"/>
            <w:ind w:left="840" w:firstLine="420"/>
          </w:pPr>
        </w:pPrChange>
      </w:pPr>
      <w:r>
        <w:rPr>
          <w:rFonts w:hint="eastAsia" w:ascii="微软雅黑" w:hAnsi="微软雅黑" w:eastAsia="微软雅黑"/>
          <w:color w:val="000000" w:themeColor="text1"/>
          <w14:textFill>
            <w14:solidFill>
              <w14:schemeClr w14:val="tx1"/>
            </w14:solidFill>
          </w14:textFill>
        </w:rPr>
        <w:t>初始时最先也是先选两个最近的点合并。例如（1</w:t>
      </w:r>
      <w:r>
        <w:rPr>
          <w:rFonts w:ascii="微软雅黑" w:hAnsi="微软雅黑" w:eastAsia="微软雅黑"/>
          <w:color w:val="000000" w:themeColor="text1"/>
          <w14:textFill>
            <w14:solidFill>
              <w14:schemeClr w14:val="tx1"/>
            </w14:solidFill>
          </w14:textFill>
        </w:rPr>
        <w:t>1</w:t>
      </w:r>
      <w:r>
        <w:rPr>
          <w:rFonts w:hint="eastAsia" w:ascii="微软雅黑" w:hAnsi="微软雅黑" w:eastAsia="微软雅黑"/>
          <w:color w:val="000000" w:themeColor="text1"/>
          <w14:textFill>
            <w14:solidFill>
              <w14:schemeClr w14:val="tx1"/>
            </w14:solidFill>
          </w14:textFill>
        </w:rPr>
        <w:t>,4）和（1</w:t>
      </w:r>
      <w:r>
        <w:rPr>
          <w:rFonts w:ascii="微软雅黑" w:hAnsi="微软雅黑" w:eastAsia="微软雅黑"/>
          <w:color w:val="000000" w:themeColor="text1"/>
          <w14:textFill>
            <w14:solidFill>
              <w14:schemeClr w14:val="tx1"/>
            </w14:solidFill>
          </w14:textFill>
        </w:rPr>
        <w:t>2</w:t>
      </w:r>
      <w:r>
        <w:rPr>
          <w:rFonts w:hint="eastAsia" w:ascii="微软雅黑" w:hAnsi="微软雅黑" w:eastAsia="微软雅黑"/>
          <w:color w:val="000000" w:themeColor="text1"/>
          <w14:textFill>
            <w14:solidFill>
              <w14:schemeClr w14:val="tx1"/>
            </w14:solidFill>
          </w14:textFill>
        </w:rPr>
        <w:t>,3），将他们当做一个新的簇。接下来，采用簇上点对的平均距离时，需要更详细地计算不同簇之间的所有点对的距离再求平均值作为簇间距离。其他步骤类似</w:t>
      </w:r>
      <w:r>
        <w:rPr>
          <w:rFonts w:ascii="微软雅黑" w:hAnsi="微软雅黑" w:eastAsia="微软雅黑"/>
          <w:color w:val="000000" w:themeColor="text1"/>
          <w14:textFill>
            <w14:solidFill>
              <w14:schemeClr w14:val="tx1"/>
            </w14:solidFill>
          </w14:textFill>
        </w:rPr>
        <w:t>a)</w:t>
      </w:r>
      <w:r>
        <w:rPr>
          <w:rFonts w:hint="eastAsia" w:ascii="微软雅黑" w:hAnsi="微软雅黑" w:eastAsia="微软雅黑"/>
          <w:color w:val="000000" w:themeColor="text1"/>
          <w14:textFill>
            <w14:solidFill>
              <w14:schemeClr w14:val="tx1"/>
            </w14:solidFill>
          </w14:textFill>
        </w:rPr>
        <w:t>。</w:t>
      </w:r>
    </w:p>
    <w:p w14:paraId="3BA96377">
      <w:pPr>
        <w:pBdr>
          <w:bottom w:val="single" w:color="auto" w:sz="4" w:space="0"/>
        </w:pBdr>
        <w:spacing w:line="240" w:lineRule="exact"/>
        <w:ind w:left="0" w:firstLine="0"/>
        <w:rPr>
          <w:ins w:id="194" w:author="包子姐" w:date="2026-06-21T21:51:04Z"/>
          <w:rFonts w:hint="eastAsia" w:ascii="微软雅黑" w:hAnsi="微软雅黑" w:eastAsia="微软雅黑"/>
          <w:color w:val="000000" w:themeColor="text1"/>
          <w14:textFill>
            <w14:solidFill>
              <w14:schemeClr w14:val="tx1"/>
            </w14:solidFill>
          </w14:textFill>
        </w:rPr>
        <w:pPrChange w:id="193" w:author="包子姐" w:date="2026-06-21T21:50:22Z">
          <w:pPr>
            <w:spacing w:line="240" w:lineRule="exact"/>
            <w:ind w:left="840" w:firstLine="420"/>
          </w:pPr>
        </w:pPrChange>
      </w:pPr>
    </w:p>
    <w:p w14:paraId="1B92DFD8">
      <w:pPr>
        <w:pBdr>
          <w:bottom w:val="single" w:color="auto" w:sz="4" w:space="0"/>
        </w:pBdr>
        <w:spacing w:line="240" w:lineRule="exact"/>
        <w:ind w:left="0" w:firstLine="0"/>
        <w:rPr>
          <w:ins w:id="196" w:author="包子姐" w:date="2026-06-21T21:51:04Z"/>
          <w:rFonts w:hint="eastAsia" w:ascii="微软雅黑" w:hAnsi="微软雅黑" w:eastAsia="微软雅黑"/>
          <w:color w:val="000000" w:themeColor="text1"/>
          <w14:textFill>
            <w14:solidFill>
              <w14:schemeClr w14:val="tx1"/>
            </w14:solidFill>
          </w14:textFill>
        </w:rPr>
        <w:pPrChange w:id="195" w:author="包子姐" w:date="2026-06-21T21:50:22Z">
          <w:pPr>
            <w:spacing w:line="240" w:lineRule="exact"/>
            <w:ind w:left="840" w:firstLine="420"/>
          </w:pPr>
        </w:pPrChange>
      </w:pPr>
    </w:p>
    <w:p w14:paraId="673771C9">
      <w:pPr>
        <w:pBdr>
          <w:bottom w:val="single" w:color="auto" w:sz="4" w:space="0"/>
        </w:pBdr>
        <w:spacing w:line="240" w:lineRule="exact"/>
        <w:ind w:left="0" w:firstLine="0"/>
        <w:rPr>
          <w:ins w:id="198" w:author="包子姐" w:date="2026-06-21T21:51:05Z"/>
          <w:rFonts w:hint="eastAsia" w:ascii="微软雅黑" w:hAnsi="微软雅黑" w:eastAsia="微软雅黑"/>
          <w:color w:val="000000" w:themeColor="text1"/>
          <w14:textFill>
            <w14:solidFill>
              <w14:schemeClr w14:val="tx1"/>
            </w14:solidFill>
          </w14:textFill>
        </w:rPr>
        <w:pPrChange w:id="197" w:author="包子姐" w:date="2026-06-21T21:50:22Z">
          <w:pPr>
            <w:spacing w:line="240" w:lineRule="exact"/>
            <w:ind w:left="840" w:firstLine="420"/>
          </w:pPr>
        </w:pPrChange>
      </w:pPr>
    </w:p>
    <w:p w14:paraId="7C1F80D5">
      <w:pPr>
        <w:spacing w:line="240" w:lineRule="auto"/>
        <w:ind w:left="0" w:firstLine="0"/>
        <w:rPr>
          <w:ins w:id="200" w:author="包子姐" w:date="2026-06-21T21:51:25Z"/>
          <w:rFonts w:hint="eastAsia" w:ascii="微软雅黑" w:hAnsi="微软雅黑" w:eastAsia="微软雅黑"/>
          <w:color w:val="000000" w:themeColor="text1"/>
          <w14:textFill>
            <w14:solidFill>
              <w14:schemeClr w14:val="tx1"/>
            </w14:solidFill>
          </w14:textFill>
        </w:rPr>
        <w:pPrChange w:id="199" w:author="包子姐" w:date="2026-06-21T21:51:25Z">
          <w:pPr>
            <w:spacing w:line="240" w:lineRule="exact"/>
            <w:ind w:left="840" w:firstLine="420"/>
          </w:pPr>
        </w:pPrChange>
      </w:pPr>
      <w:ins w:id="201" w:author="包子姐" w:date="2026-06-21T21:51:25Z">
        <w:r>
          <w:rPr>
            <w:rFonts w:hint="eastAsia" w:ascii="微软雅黑" w:hAnsi="微软雅黑" w:eastAsia="微软雅黑"/>
            <w:color w:val="000000" w:themeColor="text1"/>
            <w14:textFill>
              <w14:solidFill>
                <w14:schemeClr w14:val="tx1"/>
              </w14:solidFill>
            </w14:textFill>
          </w:rPr>
          <w:br w:type="page"/>
        </w:r>
      </w:ins>
    </w:p>
    <w:p w14:paraId="396EB109">
      <w:pPr>
        <w:pBdr>
          <w:bottom w:val="single" w:color="auto" w:sz="4" w:space="0"/>
        </w:pBdr>
        <w:spacing w:line="240" w:lineRule="exact"/>
        <w:ind w:left="0" w:firstLine="0"/>
        <w:rPr>
          <w:rFonts w:hint="eastAsia" w:ascii="微软雅黑" w:hAnsi="微软雅黑" w:eastAsia="微软雅黑"/>
          <w:color w:val="000000" w:themeColor="text1"/>
          <w14:textFill>
            <w14:solidFill>
              <w14:schemeClr w14:val="tx1"/>
            </w14:solidFill>
          </w14:textFill>
        </w:rPr>
        <w:pPrChange w:id="202" w:author="包子姐" w:date="2026-06-21T21:50:22Z">
          <w:pPr>
            <w:spacing w:line="240" w:lineRule="exact"/>
            <w:ind w:left="840" w:firstLine="420"/>
          </w:pPr>
        </w:pPrChange>
      </w:pPr>
    </w:p>
    <w:p w14:paraId="53F6AD9A">
      <w:pPr>
        <w:rPr>
          <w:rFonts w:hint="default" w:ascii="宋体" w:hAnsi="宋体" w:eastAsia="宋体"/>
          <w:lang w:val="en-US" w:eastAsia="zh-CN"/>
        </w:rPr>
      </w:pPr>
    </w:p>
    <w:p w14:paraId="40AE9755">
      <w:pPr>
        <w:pStyle w:val="5"/>
        <w:spacing w:line="240" w:lineRule="exact"/>
        <w:ind w:left="0" w:firstLine="0" w:firstLineChars="0"/>
        <w:rPr>
          <w:rFonts w:hint="eastAsia" w:ascii="微软雅黑" w:hAnsi="微软雅黑" w:eastAsia="微软雅黑"/>
          <w:color w:val="5B9BD5" w:themeColor="accent5"/>
          <w14:textFill>
            <w14:solidFill>
              <w14:schemeClr w14:val="accent5"/>
            </w14:solidFill>
          </w14:textFill>
        </w:rPr>
        <w:pPrChange w:id="203" w:author="包子姐" w:date="2026-06-21T21:50:28Z">
          <w:pPr>
            <w:pStyle w:val="5"/>
            <w:spacing w:line="240" w:lineRule="exact"/>
            <w:ind w:left="360" w:firstLine="0" w:firstLineChars="0"/>
          </w:pPr>
        </w:pPrChange>
      </w:pPr>
      <w:r>
        <w:rPr>
          <w:rStyle w:val="23"/>
        </w:rPr>
        <w:t>7.3.1</w:t>
      </w:r>
      <w:r>
        <w:rPr>
          <w:rFonts w:ascii="宋体" w:hAnsi="宋体" w:eastAsia="宋体"/>
        </w:rPr>
        <w:t xml:space="preserve"> </w:t>
      </w:r>
      <w:r>
        <w:t>对于图7</w:t>
      </w:r>
      <w:r>
        <w:rPr>
          <w:rFonts w:hint="eastAsia"/>
        </w:rPr>
        <w:t>-</w:t>
      </w:r>
      <w:r>
        <w:t>8中的点,如果我们使用</w:t>
      </w:r>
      <w:r>
        <w:rPr>
          <w:rFonts w:hint="eastAsia"/>
        </w:rPr>
        <w:t>首先随机选择一个初始点，之后每一个初始点与已选择初始点的</w:t>
      </w:r>
      <w:r>
        <w:rPr>
          <w:rFonts w:hint="eastAsia" w:ascii="微软雅黑" w:hAnsi="微软雅黑" w:eastAsia="微软雅黑"/>
          <w:color w:val="000000" w:themeColor="text1"/>
          <w:highlight w:val="yellow"/>
          <w:rPrChange w:id="204" w:author="包子姐" w:date="2026-06-21T21:53:42Z">
            <w:rPr>
              <w:rFonts w:hint="eastAsia"/>
            </w:rPr>
          </w:rPrChange>
          <w14:textFill>
            <w14:solidFill>
              <w14:schemeClr w14:val="tx1"/>
            </w14:solidFill>
          </w14:textFill>
        </w:rPr>
        <w:t>最小距离是所有未被选择点中最大</w:t>
      </w:r>
      <w:r>
        <w:rPr>
          <w:rFonts w:hint="eastAsia"/>
        </w:rPr>
        <w:t>的方式</w:t>
      </w:r>
      <w:r>
        <w:rPr>
          <w:rFonts w:hint="eastAsia" w:ascii="微软雅黑" w:hAnsi="微软雅黑" w:eastAsia="微软雅黑"/>
          <w:color w:val="000000" w:themeColor="text1"/>
          <w:highlight w:val="yellow"/>
          <w:rPrChange w:id="205" w:author="包子姐" w:date="2026-06-21T21:53:40Z">
            <w:rPr/>
          </w:rPrChange>
          <w14:textFill>
            <w14:solidFill>
              <w14:schemeClr w14:val="tx1"/>
            </w14:solidFill>
          </w14:textFill>
        </w:rPr>
        <w:t>选择三个起始点</w:t>
      </w:r>
      <w:r>
        <w:t>,并且第一个选择的点是(3,4),那么其他被选择的点是哪些</w:t>
      </w:r>
      <w:r>
        <w:rPr>
          <w:rFonts w:hint="eastAsia"/>
        </w:rPr>
        <w:t>？</w:t>
      </w:r>
    </w:p>
    <w:p w14:paraId="196998F2">
      <w:pPr>
        <w:spacing w:line="240" w:lineRule="exact"/>
        <w:ind w:firstLine="0"/>
        <w:rPr>
          <w:rFonts w:hint="eastAsia" w:ascii="微软雅黑" w:hAnsi="微软雅黑" w:eastAsia="微软雅黑"/>
          <w:color w:val="000000" w:themeColor="text1"/>
          <w14:textFill>
            <w14:solidFill>
              <w14:schemeClr w14:val="tx1"/>
            </w14:solidFill>
          </w14:textFill>
        </w:rPr>
        <w:pPrChange w:id="206" w:author="包子姐" w:date="2026-06-21T21:50:30Z">
          <w:pPr>
            <w:spacing w:line="240" w:lineRule="exact"/>
            <w:ind w:firstLine="420"/>
          </w:pPr>
        </w:pPrChange>
      </w:pPr>
      <w:r>
        <w:rPr>
          <w:rFonts w:hint="eastAsia" w:ascii="微软雅黑" w:hAnsi="微软雅黑" w:eastAsia="微软雅黑"/>
          <w:b/>
          <w:bCs/>
          <w:color w:val="000000" w:themeColor="text1"/>
          <w14:textFill>
            <w14:solidFill>
              <w14:schemeClr w14:val="tx1"/>
            </w14:solidFill>
          </w14:textFill>
        </w:rPr>
        <w:t>参考答案：</w:t>
      </w:r>
      <w:r>
        <w:rPr>
          <w:rFonts w:hint="eastAsia" w:ascii="微软雅黑" w:hAnsi="微软雅黑" w:eastAsia="微软雅黑"/>
          <w:color w:val="000000" w:themeColor="text1"/>
          <w14:textFill>
            <w14:solidFill>
              <w14:schemeClr w14:val="tx1"/>
            </w14:solidFill>
          </w14:textFill>
        </w:rPr>
        <w:t>在图中除了（3,4）点以外的其他1</w:t>
      </w:r>
      <w:r>
        <w:rPr>
          <w:rFonts w:ascii="微软雅黑" w:hAnsi="微软雅黑" w:eastAsia="微软雅黑"/>
          <w:color w:val="000000" w:themeColor="text1"/>
          <w14:textFill>
            <w14:solidFill>
              <w14:schemeClr w14:val="tx1"/>
            </w14:solidFill>
          </w14:textFill>
        </w:rPr>
        <w:t>1</w:t>
      </w:r>
      <w:r>
        <w:rPr>
          <w:rFonts w:hint="eastAsia" w:ascii="微软雅黑" w:hAnsi="微软雅黑" w:eastAsia="微软雅黑"/>
          <w:color w:val="000000" w:themeColor="text1"/>
          <w14:textFill>
            <w14:solidFill>
              <w14:schemeClr w14:val="tx1"/>
            </w14:solidFill>
          </w14:textFill>
        </w:rPr>
        <w:t>个点到（3,4）的距离分别是：</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3"/>
        <w:gridCol w:w="3223"/>
      </w:tblGrid>
      <w:tr w14:paraId="24C20608">
        <w:trPr>
          <w:trHeight w:val="240" w:hRule="atLeast"/>
          <w:jc w:val="center"/>
        </w:trPr>
        <w:tc>
          <w:tcPr>
            <w:tcW w:w="0" w:type="auto"/>
          </w:tcPr>
          <w:p w14:paraId="031D4593">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tc>
        <w:tc>
          <w:tcPr>
            <w:tcW w:w="3223" w:type="dxa"/>
          </w:tcPr>
          <w:p w14:paraId="1502BAB9">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r>
              <w:rPr>
                <w:rFonts w:hint="eastAsia" w:ascii="微软雅黑" w:hAnsi="微软雅黑" w:eastAsia="微软雅黑"/>
                <w:color w:val="000000" w:themeColor="text1"/>
                <w:kern w:val="0"/>
                <w:sz w:val="20"/>
                <w:szCs w:val="20"/>
                <w14:textFill>
                  <w14:solidFill>
                    <w14:schemeClr w14:val="tx1"/>
                  </w14:solidFill>
                </w14:textFill>
              </w:rPr>
              <w:t>（3,4）</w:t>
            </w:r>
          </w:p>
        </w:tc>
      </w:tr>
      <w:tr w14:paraId="43A444FB">
        <w:trPr>
          <w:trHeight w:val="240" w:hRule="atLeast"/>
          <w:jc w:val="center"/>
        </w:trPr>
        <w:tc>
          <w:tcPr>
            <w:tcW w:w="0" w:type="auto"/>
          </w:tcPr>
          <w:p w14:paraId="426E1B93">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r>
              <w:rPr>
                <w:rFonts w:hint="eastAsia" w:ascii="微软雅黑" w:hAnsi="微软雅黑" w:eastAsia="微软雅黑"/>
                <w:color w:val="000000" w:themeColor="text1"/>
                <w:kern w:val="0"/>
                <w:sz w:val="20"/>
                <w:szCs w:val="20"/>
                <w14:textFill>
                  <w14:solidFill>
                    <w14:schemeClr w14:val="tx1"/>
                  </w14:solidFill>
                </w14:textFill>
              </w:rPr>
              <w:t>（2,</w:t>
            </w:r>
            <w:r>
              <w:rPr>
                <w:rFonts w:ascii="微软雅黑" w:hAnsi="微软雅黑" w:eastAsia="微软雅黑"/>
                <w:color w:val="000000" w:themeColor="text1"/>
                <w:kern w:val="0"/>
                <w:sz w:val="20"/>
                <w:szCs w:val="20"/>
                <w14:textFill>
                  <w14:solidFill>
                    <w14:schemeClr w14:val="tx1"/>
                  </w14:solidFill>
                </w14:textFill>
              </w:rPr>
              <w:t>2</w:t>
            </w:r>
            <w:r>
              <w:rPr>
                <w:rFonts w:hint="eastAsia" w:ascii="微软雅黑" w:hAnsi="微软雅黑" w:eastAsia="微软雅黑"/>
                <w:color w:val="000000" w:themeColor="text1"/>
                <w:kern w:val="0"/>
                <w:sz w:val="20"/>
                <w:szCs w:val="20"/>
                <w14:textFill>
                  <w14:solidFill>
                    <w14:schemeClr w14:val="tx1"/>
                  </w14:solidFill>
                </w14:textFill>
              </w:rPr>
              <w:t>）</w:t>
            </w:r>
          </w:p>
        </w:tc>
        <w:tc>
          <w:tcPr>
            <w:tcW w:w="3223" w:type="dxa"/>
          </w:tcPr>
          <w:p w14:paraId="1524B8DC">
            <w:pPr>
              <w:spacing w:line="240" w:lineRule="exact"/>
              <w:rPr>
                <w:rFonts w:hint="eastAsia" w:ascii="微软雅黑" w:hAnsi="微软雅黑" w:eastAsia="微软雅黑" w:cs="Times New Roman"/>
                <w:color w:val="000000" w:themeColor="text1"/>
                <w:kern w:val="0"/>
                <w:sz w:val="20"/>
                <w:szCs w:val="20"/>
                <w14:textFill>
                  <w14:solidFill>
                    <w14:schemeClr w14:val="tx1"/>
                  </w14:solidFill>
                </w14:textFill>
              </w:rPr>
            </w:pPr>
          </w:p>
          <w:p w14:paraId="3CD49D53">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(3−2)</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r>
                      <m:rPr/>
                      <w:rPr>
                        <w:rFonts w:ascii="Cambria Math" w:hAnsi="Cambria Math" w:eastAsia="微软雅黑"/>
                        <w:color w:val="000000" w:themeColor="text1"/>
                        <w:kern w:val="0"/>
                        <w:sz w:val="20"/>
                        <w:szCs w:val="20"/>
                        <w14:textFill>
                          <w14:solidFill>
                            <w14:schemeClr w14:val="tx1"/>
                          </w14:solidFill>
                        </w14:textFill>
                      </w:rPr>
                      <m:t>+</m:t>
                    </m:r>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(4−2)</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ctrlPr>
                      <w:rPr>
                        <w:rFonts w:ascii="Cambria Math" w:hAnsi="Cambria Math" w:eastAsia="微软雅黑"/>
                        <w:color w:val="000000" w:themeColor="text1"/>
                        <w:kern w:val="0"/>
                        <w:sz w:val="20"/>
                        <w:szCs w:val="20"/>
                        <w14:textFill>
                          <w14:solidFill>
                            <w14:schemeClr w14:val="tx1"/>
                          </w14:solidFill>
                        </w14:textFill>
                      </w:rPr>
                    </m:ctrlPr>
                  </m:e>
                </m:rad>
                <m:r>
                  <m:rPr>
                    <m:sty m:val="p"/>
                  </m:rPr>
                  <w:rPr>
                    <w:rFonts w:ascii="Cambria Math" w:hAnsi="Cambria Math" w:eastAsia="微软雅黑"/>
                    <w:color w:val="000000" w:themeColor="text1"/>
                    <w:kern w:val="0"/>
                    <w:sz w:val="20"/>
                    <w:szCs w:val="20"/>
                    <w14:textFill>
                      <w14:solidFill>
                        <w14:schemeClr w14:val="tx1"/>
                      </w14:solidFill>
                    </w14:textFill>
                  </w:rPr>
                  <m:t>=</m:t>
                </m:r>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5</m:t>
                    </m:r>
                    <m:ctrlPr>
                      <w:rPr>
                        <w:rFonts w:ascii="Cambria Math" w:hAnsi="Cambria Math" w:eastAsia="微软雅黑"/>
                        <w:color w:val="000000" w:themeColor="text1"/>
                        <w:kern w:val="0"/>
                        <w:sz w:val="20"/>
                        <w:szCs w:val="20"/>
                        <w14:textFill>
                          <w14:solidFill>
                            <w14:schemeClr w14:val="tx1"/>
                          </w14:solidFill>
                        </w14:textFill>
                      </w:rPr>
                    </m:ctrlPr>
                  </m:e>
                </m:rad>
              </m:oMath>
            </m:oMathPara>
          </w:p>
        </w:tc>
      </w:tr>
      <w:tr w14:paraId="4E22F010">
        <w:trPr>
          <w:trHeight w:val="240" w:hRule="atLeast"/>
          <w:jc w:val="center"/>
        </w:trPr>
        <w:tc>
          <w:tcPr>
            <w:tcW w:w="0" w:type="auto"/>
          </w:tcPr>
          <w:p w14:paraId="0FF72422">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r>
              <w:rPr>
                <w:rFonts w:hint="eastAsia" w:ascii="微软雅黑" w:hAnsi="微软雅黑" w:eastAsia="微软雅黑"/>
                <w:color w:val="000000" w:themeColor="text1"/>
                <w:kern w:val="0"/>
                <w:sz w:val="20"/>
                <w:szCs w:val="20"/>
                <w14:textFill>
                  <w14:solidFill>
                    <w14:schemeClr w14:val="tx1"/>
                  </w14:solidFill>
                </w14:textFill>
              </w:rPr>
              <w:t>（4,8）</w:t>
            </w:r>
          </w:p>
        </w:tc>
        <w:tc>
          <w:tcPr>
            <w:tcW w:w="3223" w:type="dxa"/>
          </w:tcPr>
          <w:p w14:paraId="1731E2C1">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6FD4B4A4">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(4−3)</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r>
                      <m:rPr/>
                      <w:rPr>
                        <w:rFonts w:ascii="Cambria Math" w:hAnsi="Cambria Math" w:eastAsia="微软雅黑"/>
                        <w:color w:val="000000" w:themeColor="text1"/>
                        <w:kern w:val="0"/>
                        <w:sz w:val="20"/>
                        <w:szCs w:val="20"/>
                        <w14:textFill>
                          <w14:solidFill>
                            <w14:schemeClr w14:val="tx1"/>
                          </w14:solidFill>
                        </w14:textFill>
                      </w:rPr>
                      <m:t>+</m:t>
                    </m:r>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(8−4)</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ctrlPr>
                      <w:rPr>
                        <w:rFonts w:ascii="Cambria Math" w:hAnsi="Cambria Math" w:eastAsia="微软雅黑"/>
                        <w:color w:val="000000" w:themeColor="text1"/>
                        <w:kern w:val="0"/>
                        <w:sz w:val="20"/>
                        <w:szCs w:val="20"/>
                        <w14:textFill>
                          <w14:solidFill>
                            <w14:schemeClr w14:val="tx1"/>
                          </w14:solidFill>
                        </w14:textFill>
                      </w:rPr>
                    </m:ctrlPr>
                  </m:e>
                </m:rad>
                <m:r>
                  <m:rPr>
                    <m:sty m:val="p"/>
                  </m:rPr>
                  <w:rPr>
                    <w:rFonts w:ascii="Cambria Math" w:hAnsi="Cambria Math" w:eastAsia="微软雅黑"/>
                    <w:color w:val="000000" w:themeColor="text1"/>
                    <w:kern w:val="0"/>
                    <w:sz w:val="20"/>
                    <w:szCs w:val="20"/>
                    <w14:textFill>
                      <w14:solidFill>
                        <w14:schemeClr w14:val="tx1"/>
                      </w14:solidFill>
                    </w14:textFill>
                  </w:rPr>
                  <m:t>=</m:t>
                </m:r>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17</m:t>
                    </m:r>
                    <m:ctrlPr>
                      <w:rPr>
                        <w:rFonts w:ascii="Cambria Math" w:hAnsi="Cambria Math" w:eastAsia="微软雅黑"/>
                        <w:color w:val="000000" w:themeColor="text1"/>
                        <w:kern w:val="0"/>
                        <w:sz w:val="20"/>
                        <w:szCs w:val="20"/>
                        <w14:textFill>
                          <w14:solidFill>
                            <w14:schemeClr w14:val="tx1"/>
                          </w14:solidFill>
                        </w14:textFill>
                      </w:rPr>
                    </m:ctrlPr>
                  </m:e>
                </m:rad>
              </m:oMath>
            </m:oMathPara>
          </w:p>
        </w:tc>
      </w:tr>
      <w:tr w14:paraId="6EDB69F8">
        <w:trPr>
          <w:trHeight w:val="240" w:hRule="atLeast"/>
          <w:jc w:val="center"/>
        </w:trPr>
        <w:tc>
          <w:tcPr>
            <w:tcW w:w="0" w:type="auto"/>
          </w:tcPr>
          <w:p w14:paraId="2D6072A6">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r>
              <w:rPr>
                <w:rFonts w:hint="eastAsia" w:ascii="微软雅黑" w:hAnsi="微软雅黑" w:eastAsia="微软雅黑"/>
                <w:color w:val="000000" w:themeColor="text1"/>
                <w:kern w:val="0"/>
                <w:sz w:val="20"/>
                <w:szCs w:val="20"/>
                <w14:textFill>
                  <w14:solidFill>
                    <w14:schemeClr w14:val="tx1"/>
                  </w14:solidFill>
                </w14:textFill>
              </w:rPr>
              <w:t>（4,1</w:t>
            </w:r>
            <w:r>
              <w:rPr>
                <w:rFonts w:ascii="微软雅黑" w:hAnsi="微软雅黑" w:eastAsia="微软雅黑"/>
                <w:color w:val="000000" w:themeColor="text1"/>
                <w:kern w:val="0"/>
                <w:sz w:val="20"/>
                <w:szCs w:val="20"/>
                <w14:textFill>
                  <w14:solidFill>
                    <w14:schemeClr w14:val="tx1"/>
                  </w14:solidFill>
                </w14:textFill>
              </w:rPr>
              <w:t>0</w:t>
            </w:r>
            <w:r>
              <w:rPr>
                <w:rFonts w:hint="eastAsia" w:ascii="微软雅黑" w:hAnsi="微软雅黑" w:eastAsia="微软雅黑"/>
                <w:color w:val="000000" w:themeColor="text1"/>
                <w:kern w:val="0"/>
                <w:sz w:val="20"/>
                <w:szCs w:val="20"/>
                <w14:textFill>
                  <w14:solidFill>
                    <w14:schemeClr w14:val="tx1"/>
                  </w14:solidFill>
                </w14:textFill>
              </w:rPr>
              <w:t>）</w:t>
            </w:r>
          </w:p>
        </w:tc>
        <w:tc>
          <w:tcPr>
            <w:tcW w:w="3223" w:type="dxa"/>
          </w:tcPr>
          <w:p w14:paraId="681B262A">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74940D9E">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(4−3)</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r>
                      <m:rPr/>
                      <w:rPr>
                        <w:rFonts w:ascii="Cambria Math" w:hAnsi="Cambria Math" w:eastAsia="微软雅黑"/>
                        <w:color w:val="000000" w:themeColor="text1"/>
                        <w:kern w:val="0"/>
                        <w:sz w:val="20"/>
                        <w:szCs w:val="20"/>
                        <w14:textFill>
                          <w14:solidFill>
                            <w14:schemeClr w14:val="tx1"/>
                          </w14:solidFill>
                        </w14:textFill>
                      </w:rPr>
                      <m:t>+</m:t>
                    </m:r>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(10−4)</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ctrlPr>
                      <w:rPr>
                        <w:rFonts w:ascii="Cambria Math" w:hAnsi="Cambria Math" w:eastAsia="微软雅黑"/>
                        <w:color w:val="000000" w:themeColor="text1"/>
                        <w:kern w:val="0"/>
                        <w:sz w:val="20"/>
                        <w:szCs w:val="20"/>
                        <w14:textFill>
                          <w14:solidFill>
                            <w14:schemeClr w14:val="tx1"/>
                          </w14:solidFill>
                        </w14:textFill>
                      </w:rPr>
                    </m:ctrlPr>
                  </m:e>
                </m:rad>
                <m:r>
                  <m:rPr>
                    <m:sty m:val="p"/>
                  </m:rPr>
                  <w:rPr>
                    <w:rFonts w:ascii="Cambria Math" w:hAnsi="Cambria Math" w:eastAsia="微软雅黑"/>
                    <w:color w:val="000000" w:themeColor="text1"/>
                    <w:kern w:val="0"/>
                    <w:sz w:val="20"/>
                    <w:szCs w:val="20"/>
                    <w14:textFill>
                      <w14:solidFill>
                        <w14:schemeClr w14:val="tx1"/>
                      </w14:solidFill>
                    </w14:textFill>
                  </w:rPr>
                  <m:t>=</m:t>
                </m:r>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37</m:t>
                    </m:r>
                    <m:ctrlPr>
                      <w:rPr>
                        <w:rFonts w:ascii="Cambria Math" w:hAnsi="Cambria Math" w:eastAsia="微软雅黑"/>
                        <w:color w:val="000000" w:themeColor="text1"/>
                        <w:kern w:val="0"/>
                        <w:sz w:val="20"/>
                        <w:szCs w:val="20"/>
                        <w14:textFill>
                          <w14:solidFill>
                            <w14:schemeClr w14:val="tx1"/>
                          </w14:solidFill>
                        </w14:textFill>
                      </w:rPr>
                    </m:ctrlPr>
                  </m:e>
                </m:rad>
              </m:oMath>
            </m:oMathPara>
          </w:p>
        </w:tc>
      </w:tr>
      <w:tr w14:paraId="108A2DCB">
        <w:trPr>
          <w:trHeight w:val="240" w:hRule="atLeast"/>
          <w:jc w:val="center"/>
        </w:trPr>
        <w:tc>
          <w:tcPr>
            <w:tcW w:w="0" w:type="auto"/>
          </w:tcPr>
          <w:p w14:paraId="727D4DCB">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r>
              <w:rPr>
                <w:rFonts w:hint="eastAsia" w:ascii="微软雅黑" w:hAnsi="微软雅黑" w:eastAsia="微软雅黑"/>
                <w:color w:val="000000" w:themeColor="text1"/>
                <w:kern w:val="0"/>
                <w:sz w:val="20"/>
                <w:szCs w:val="20"/>
                <w14:textFill>
                  <w14:solidFill>
                    <w14:schemeClr w14:val="tx1"/>
                  </w14:solidFill>
                </w14:textFill>
              </w:rPr>
              <w:t>（5,2）</w:t>
            </w:r>
          </w:p>
        </w:tc>
        <w:tc>
          <w:tcPr>
            <w:tcW w:w="3223" w:type="dxa"/>
          </w:tcPr>
          <w:p w14:paraId="4C1E6AF1">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45F985AE">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(5−3)</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r>
                      <m:rPr/>
                      <w:rPr>
                        <w:rFonts w:ascii="Cambria Math" w:hAnsi="Cambria Math" w:eastAsia="微软雅黑"/>
                        <w:color w:val="000000" w:themeColor="text1"/>
                        <w:kern w:val="0"/>
                        <w:sz w:val="20"/>
                        <w:szCs w:val="20"/>
                        <w14:textFill>
                          <w14:solidFill>
                            <w14:schemeClr w14:val="tx1"/>
                          </w14:solidFill>
                        </w14:textFill>
                      </w:rPr>
                      <m:t>+</m:t>
                    </m:r>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(4−2)</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ctrlPr>
                      <w:rPr>
                        <w:rFonts w:ascii="Cambria Math" w:hAnsi="Cambria Math" w:eastAsia="微软雅黑"/>
                        <w:color w:val="000000" w:themeColor="text1"/>
                        <w:kern w:val="0"/>
                        <w:sz w:val="20"/>
                        <w:szCs w:val="20"/>
                        <w14:textFill>
                          <w14:solidFill>
                            <w14:schemeClr w14:val="tx1"/>
                          </w14:solidFill>
                        </w14:textFill>
                      </w:rPr>
                    </m:ctrlPr>
                  </m:e>
                </m:rad>
                <m:r>
                  <m:rPr>
                    <m:sty m:val="p"/>
                  </m:rPr>
                  <w:rPr>
                    <w:rFonts w:ascii="Cambria Math" w:hAnsi="Cambria Math" w:eastAsia="微软雅黑"/>
                    <w:color w:val="000000" w:themeColor="text1"/>
                    <w:kern w:val="0"/>
                    <w:sz w:val="20"/>
                    <w:szCs w:val="20"/>
                    <w14:textFill>
                      <w14:solidFill>
                        <w14:schemeClr w14:val="tx1"/>
                      </w14:solidFill>
                    </w14:textFill>
                  </w:rPr>
                  <m:t>=</m:t>
                </m:r>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16</m:t>
                    </m:r>
                    <m:ctrlPr>
                      <w:rPr>
                        <w:rFonts w:ascii="Cambria Math" w:hAnsi="Cambria Math" w:eastAsia="微软雅黑"/>
                        <w:color w:val="000000" w:themeColor="text1"/>
                        <w:kern w:val="0"/>
                        <w:sz w:val="20"/>
                        <w:szCs w:val="20"/>
                        <w14:textFill>
                          <w14:solidFill>
                            <w14:schemeClr w14:val="tx1"/>
                          </w14:solidFill>
                        </w14:textFill>
                      </w:rPr>
                    </m:ctrlPr>
                  </m:e>
                </m:rad>
              </m:oMath>
            </m:oMathPara>
          </w:p>
        </w:tc>
      </w:tr>
      <w:tr w14:paraId="21F1A351">
        <w:trPr>
          <w:trHeight w:val="240" w:hRule="atLeast"/>
          <w:jc w:val="center"/>
        </w:trPr>
        <w:tc>
          <w:tcPr>
            <w:tcW w:w="0" w:type="auto"/>
          </w:tcPr>
          <w:p w14:paraId="200B8676">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r>
              <w:rPr>
                <w:rFonts w:hint="eastAsia" w:ascii="微软雅黑" w:hAnsi="微软雅黑" w:eastAsia="微软雅黑"/>
                <w:color w:val="000000" w:themeColor="text1"/>
                <w:kern w:val="0"/>
                <w:sz w:val="20"/>
                <w:szCs w:val="20"/>
                <w14:textFill>
                  <w14:solidFill>
                    <w14:schemeClr w14:val="tx1"/>
                  </w14:solidFill>
                </w14:textFill>
              </w:rPr>
              <w:t>（6,8）</w:t>
            </w:r>
          </w:p>
        </w:tc>
        <w:tc>
          <w:tcPr>
            <w:tcW w:w="3223" w:type="dxa"/>
          </w:tcPr>
          <w:p w14:paraId="75321BCE">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1E619DDB">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(6−3)</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r>
                      <m:rPr/>
                      <w:rPr>
                        <w:rFonts w:ascii="Cambria Math" w:hAnsi="Cambria Math" w:eastAsia="微软雅黑"/>
                        <w:color w:val="000000" w:themeColor="text1"/>
                        <w:kern w:val="0"/>
                        <w:sz w:val="20"/>
                        <w:szCs w:val="20"/>
                        <w14:textFill>
                          <w14:solidFill>
                            <w14:schemeClr w14:val="tx1"/>
                          </w14:solidFill>
                        </w14:textFill>
                      </w:rPr>
                      <m:t>+</m:t>
                    </m:r>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(8−4)</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ctrlPr>
                      <w:rPr>
                        <w:rFonts w:ascii="Cambria Math" w:hAnsi="Cambria Math" w:eastAsia="微软雅黑"/>
                        <w:color w:val="000000" w:themeColor="text1"/>
                        <w:kern w:val="0"/>
                        <w:sz w:val="20"/>
                        <w:szCs w:val="20"/>
                        <w14:textFill>
                          <w14:solidFill>
                            <w14:schemeClr w14:val="tx1"/>
                          </w14:solidFill>
                        </w14:textFill>
                      </w:rPr>
                    </m:ctrlPr>
                  </m:e>
                </m:rad>
                <m:r>
                  <m:rPr>
                    <m:sty m:val="p"/>
                  </m:rPr>
                  <w:rPr>
                    <w:rFonts w:ascii="Cambria Math" w:hAnsi="Cambria Math" w:eastAsia="微软雅黑"/>
                    <w:color w:val="000000" w:themeColor="text1"/>
                    <w:kern w:val="0"/>
                    <w:sz w:val="20"/>
                    <w:szCs w:val="20"/>
                    <w14:textFill>
                      <w14:solidFill>
                        <w14:schemeClr w14:val="tx1"/>
                      </w14:solidFill>
                    </w14:textFill>
                  </w:rPr>
                  <m:t>=</m:t>
                </m:r>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25</m:t>
                    </m:r>
                    <m:ctrlPr>
                      <w:rPr>
                        <w:rFonts w:ascii="Cambria Math" w:hAnsi="Cambria Math" w:eastAsia="微软雅黑"/>
                        <w:color w:val="000000" w:themeColor="text1"/>
                        <w:kern w:val="0"/>
                        <w:sz w:val="20"/>
                        <w:szCs w:val="20"/>
                        <w14:textFill>
                          <w14:solidFill>
                            <w14:schemeClr w14:val="tx1"/>
                          </w14:solidFill>
                        </w14:textFill>
                      </w:rPr>
                    </m:ctrlPr>
                  </m:e>
                </m:rad>
              </m:oMath>
            </m:oMathPara>
          </w:p>
        </w:tc>
      </w:tr>
      <w:tr w14:paraId="7EBDCFD6">
        <w:trPr>
          <w:trHeight w:val="240" w:hRule="atLeast"/>
          <w:jc w:val="center"/>
        </w:trPr>
        <w:tc>
          <w:tcPr>
            <w:tcW w:w="0" w:type="auto"/>
          </w:tcPr>
          <w:p w14:paraId="4E131C36">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r>
              <w:rPr>
                <w:rFonts w:hint="eastAsia" w:ascii="微软雅黑" w:hAnsi="微软雅黑" w:eastAsia="微软雅黑"/>
                <w:color w:val="000000" w:themeColor="text1"/>
                <w:kern w:val="0"/>
                <w:sz w:val="20"/>
                <w:szCs w:val="20"/>
                <w14:textFill>
                  <w14:solidFill>
                    <w14:schemeClr w14:val="tx1"/>
                  </w14:solidFill>
                </w14:textFill>
              </w:rPr>
              <w:t>（7,10）</w:t>
            </w:r>
          </w:p>
        </w:tc>
        <w:tc>
          <w:tcPr>
            <w:tcW w:w="3223" w:type="dxa"/>
          </w:tcPr>
          <w:p w14:paraId="4E2E2FE3">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5CF0035C">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(7−3)</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r>
                      <m:rPr/>
                      <w:rPr>
                        <w:rFonts w:ascii="Cambria Math" w:hAnsi="Cambria Math" w:eastAsia="微软雅黑"/>
                        <w:color w:val="000000" w:themeColor="text1"/>
                        <w:kern w:val="0"/>
                        <w:sz w:val="20"/>
                        <w:szCs w:val="20"/>
                        <w14:textFill>
                          <w14:solidFill>
                            <w14:schemeClr w14:val="tx1"/>
                          </w14:solidFill>
                        </w14:textFill>
                      </w:rPr>
                      <m:t>+</m:t>
                    </m:r>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(10−4)</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ctrlPr>
                      <w:rPr>
                        <w:rFonts w:ascii="Cambria Math" w:hAnsi="Cambria Math" w:eastAsia="微软雅黑"/>
                        <w:color w:val="000000" w:themeColor="text1"/>
                        <w:kern w:val="0"/>
                        <w:sz w:val="20"/>
                        <w:szCs w:val="20"/>
                        <w14:textFill>
                          <w14:solidFill>
                            <w14:schemeClr w14:val="tx1"/>
                          </w14:solidFill>
                        </w14:textFill>
                      </w:rPr>
                    </m:ctrlPr>
                  </m:e>
                </m:rad>
                <m:r>
                  <m:rPr>
                    <m:sty m:val="p"/>
                  </m:rPr>
                  <w:rPr>
                    <w:rFonts w:ascii="Cambria Math" w:hAnsi="Cambria Math" w:eastAsia="微软雅黑"/>
                    <w:color w:val="000000" w:themeColor="text1"/>
                    <w:kern w:val="0"/>
                    <w:sz w:val="20"/>
                    <w:szCs w:val="20"/>
                    <w14:textFill>
                      <w14:solidFill>
                        <w14:schemeClr w14:val="tx1"/>
                      </w14:solidFill>
                    </w14:textFill>
                  </w:rPr>
                  <m:t>=</m:t>
                </m:r>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52</m:t>
                    </m:r>
                    <m:ctrlPr>
                      <w:rPr>
                        <w:rFonts w:ascii="Cambria Math" w:hAnsi="Cambria Math" w:eastAsia="微软雅黑"/>
                        <w:color w:val="000000" w:themeColor="text1"/>
                        <w:kern w:val="0"/>
                        <w:sz w:val="20"/>
                        <w:szCs w:val="20"/>
                        <w14:textFill>
                          <w14:solidFill>
                            <w14:schemeClr w14:val="tx1"/>
                          </w14:solidFill>
                        </w14:textFill>
                      </w:rPr>
                    </m:ctrlPr>
                  </m:e>
                </m:rad>
              </m:oMath>
            </m:oMathPara>
          </w:p>
        </w:tc>
      </w:tr>
      <w:tr w14:paraId="15FC9EAC">
        <w:trPr>
          <w:trHeight w:val="240" w:hRule="atLeast"/>
          <w:jc w:val="center"/>
        </w:trPr>
        <w:tc>
          <w:tcPr>
            <w:tcW w:w="0" w:type="auto"/>
          </w:tcPr>
          <w:p w14:paraId="52DB48C4">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r>
              <w:rPr>
                <w:rFonts w:hint="eastAsia" w:ascii="微软雅黑" w:hAnsi="微软雅黑" w:eastAsia="微软雅黑"/>
                <w:color w:val="000000" w:themeColor="text1"/>
                <w:kern w:val="0"/>
                <w:sz w:val="20"/>
                <w:szCs w:val="20"/>
                <w14:textFill>
                  <w14:solidFill>
                    <w14:schemeClr w14:val="tx1"/>
                  </w14:solidFill>
                </w14:textFill>
              </w:rPr>
              <w:t>（9,3）</w:t>
            </w:r>
          </w:p>
        </w:tc>
        <w:tc>
          <w:tcPr>
            <w:tcW w:w="3223" w:type="dxa"/>
          </w:tcPr>
          <w:p w14:paraId="418362FE">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6879714E">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(9−3)</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r>
                      <m:rPr/>
                      <w:rPr>
                        <w:rFonts w:ascii="Cambria Math" w:hAnsi="Cambria Math" w:eastAsia="微软雅黑"/>
                        <w:color w:val="000000" w:themeColor="text1"/>
                        <w:kern w:val="0"/>
                        <w:sz w:val="20"/>
                        <w:szCs w:val="20"/>
                        <w14:textFill>
                          <w14:solidFill>
                            <w14:schemeClr w14:val="tx1"/>
                          </w14:solidFill>
                        </w14:textFill>
                      </w:rPr>
                      <m:t>+</m:t>
                    </m:r>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(4−3)</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ctrlPr>
                      <w:rPr>
                        <w:rFonts w:ascii="Cambria Math" w:hAnsi="Cambria Math" w:eastAsia="微软雅黑"/>
                        <w:color w:val="000000" w:themeColor="text1"/>
                        <w:kern w:val="0"/>
                        <w:sz w:val="20"/>
                        <w:szCs w:val="20"/>
                        <w14:textFill>
                          <w14:solidFill>
                            <w14:schemeClr w14:val="tx1"/>
                          </w14:solidFill>
                        </w14:textFill>
                      </w:rPr>
                    </m:ctrlPr>
                  </m:e>
                </m:rad>
                <m:r>
                  <m:rPr>
                    <m:sty m:val="p"/>
                  </m:rPr>
                  <w:rPr>
                    <w:rFonts w:ascii="Cambria Math" w:hAnsi="Cambria Math" w:eastAsia="微软雅黑"/>
                    <w:color w:val="000000" w:themeColor="text1"/>
                    <w:kern w:val="0"/>
                    <w:sz w:val="20"/>
                    <w:szCs w:val="20"/>
                    <w14:textFill>
                      <w14:solidFill>
                        <w14:schemeClr w14:val="tx1"/>
                      </w14:solidFill>
                    </w14:textFill>
                  </w:rPr>
                  <m:t>=</m:t>
                </m:r>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37</m:t>
                    </m:r>
                    <m:ctrlPr>
                      <w:rPr>
                        <w:rFonts w:ascii="Cambria Math" w:hAnsi="Cambria Math" w:eastAsia="微软雅黑"/>
                        <w:color w:val="000000" w:themeColor="text1"/>
                        <w:kern w:val="0"/>
                        <w:sz w:val="20"/>
                        <w:szCs w:val="20"/>
                        <w14:textFill>
                          <w14:solidFill>
                            <w14:schemeClr w14:val="tx1"/>
                          </w14:solidFill>
                        </w14:textFill>
                      </w:rPr>
                    </m:ctrlPr>
                  </m:e>
                </m:rad>
              </m:oMath>
            </m:oMathPara>
          </w:p>
        </w:tc>
      </w:tr>
      <w:tr w14:paraId="7F52F655">
        <w:trPr>
          <w:trHeight w:val="240" w:hRule="atLeast"/>
          <w:jc w:val="center"/>
        </w:trPr>
        <w:tc>
          <w:tcPr>
            <w:tcW w:w="0" w:type="auto"/>
          </w:tcPr>
          <w:p w14:paraId="175FDE17">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r>
              <w:rPr>
                <w:rFonts w:hint="eastAsia" w:ascii="微软雅黑" w:hAnsi="微软雅黑" w:eastAsia="微软雅黑"/>
                <w:color w:val="000000" w:themeColor="text1"/>
                <w:kern w:val="0"/>
                <w:sz w:val="20"/>
                <w:szCs w:val="20"/>
                <w14:textFill>
                  <w14:solidFill>
                    <w14:schemeClr w14:val="tx1"/>
                  </w14:solidFill>
                </w14:textFill>
              </w:rPr>
              <w:t>（1</w:t>
            </w:r>
            <w:r>
              <w:rPr>
                <w:rFonts w:ascii="微软雅黑" w:hAnsi="微软雅黑" w:eastAsia="微软雅黑"/>
                <w:color w:val="000000" w:themeColor="text1"/>
                <w:kern w:val="0"/>
                <w:sz w:val="20"/>
                <w:szCs w:val="20"/>
                <w14:textFill>
                  <w14:solidFill>
                    <w14:schemeClr w14:val="tx1"/>
                  </w14:solidFill>
                </w14:textFill>
              </w:rPr>
              <w:t>0</w:t>
            </w:r>
            <w:r>
              <w:rPr>
                <w:rFonts w:hint="eastAsia" w:ascii="微软雅黑" w:hAnsi="微软雅黑" w:eastAsia="微软雅黑"/>
                <w:color w:val="000000" w:themeColor="text1"/>
                <w:kern w:val="0"/>
                <w:sz w:val="20"/>
                <w:szCs w:val="20"/>
                <w14:textFill>
                  <w14:solidFill>
                    <w14:schemeClr w14:val="tx1"/>
                  </w14:solidFill>
                </w14:textFill>
              </w:rPr>
              <w:t>,5）</w:t>
            </w:r>
          </w:p>
        </w:tc>
        <w:tc>
          <w:tcPr>
            <w:tcW w:w="3223" w:type="dxa"/>
          </w:tcPr>
          <w:p w14:paraId="53D7D545">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1A1DABC2">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(10−3)</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r>
                      <m:rPr/>
                      <w:rPr>
                        <w:rFonts w:ascii="Cambria Math" w:hAnsi="Cambria Math" w:eastAsia="微软雅黑"/>
                        <w:color w:val="000000" w:themeColor="text1"/>
                        <w:kern w:val="0"/>
                        <w:sz w:val="20"/>
                        <w:szCs w:val="20"/>
                        <w14:textFill>
                          <w14:solidFill>
                            <w14:schemeClr w14:val="tx1"/>
                          </w14:solidFill>
                        </w14:textFill>
                      </w:rPr>
                      <m:t>+</m:t>
                    </m:r>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(5−4)</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ctrlPr>
                      <w:rPr>
                        <w:rFonts w:ascii="Cambria Math" w:hAnsi="Cambria Math" w:eastAsia="微软雅黑"/>
                        <w:color w:val="000000" w:themeColor="text1"/>
                        <w:kern w:val="0"/>
                        <w:sz w:val="20"/>
                        <w:szCs w:val="20"/>
                        <w14:textFill>
                          <w14:solidFill>
                            <w14:schemeClr w14:val="tx1"/>
                          </w14:solidFill>
                        </w14:textFill>
                      </w:rPr>
                    </m:ctrlPr>
                  </m:e>
                </m:rad>
                <m:r>
                  <m:rPr>
                    <m:sty m:val="p"/>
                  </m:rPr>
                  <w:rPr>
                    <w:rFonts w:ascii="Cambria Math" w:hAnsi="Cambria Math" w:eastAsia="微软雅黑"/>
                    <w:color w:val="000000" w:themeColor="text1"/>
                    <w:kern w:val="0"/>
                    <w:sz w:val="20"/>
                    <w:szCs w:val="20"/>
                    <w14:textFill>
                      <w14:solidFill>
                        <w14:schemeClr w14:val="tx1"/>
                      </w14:solidFill>
                    </w14:textFill>
                  </w:rPr>
                  <m:t>=</m:t>
                </m:r>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50</m:t>
                    </m:r>
                    <m:ctrlPr>
                      <w:rPr>
                        <w:rFonts w:ascii="Cambria Math" w:hAnsi="Cambria Math" w:eastAsia="微软雅黑"/>
                        <w:color w:val="000000" w:themeColor="text1"/>
                        <w:kern w:val="0"/>
                        <w:sz w:val="20"/>
                        <w:szCs w:val="20"/>
                        <w14:textFill>
                          <w14:solidFill>
                            <w14:schemeClr w14:val="tx1"/>
                          </w14:solidFill>
                        </w14:textFill>
                      </w:rPr>
                    </m:ctrlPr>
                  </m:e>
                </m:rad>
              </m:oMath>
            </m:oMathPara>
          </w:p>
        </w:tc>
      </w:tr>
      <w:tr w14:paraId="67629381">
        <w:trPr>
          <w:trHeight w:val="240" w:hRule="atLeast"/>
          <w:jc w:val="center"/>
        </w:trPr>
        <w:tc>
          <w:tcPr>
            <w:tcW w:w="0" w:type="auto"/>
          </w:tcPr>
          <w:p w14:paraId="2CC1184F">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r>
              <w:rPr>
                <w:rFonts w:hint="eastAsia" w:ascii="微软雅黑" w:hAnsi="微软雅黑" w:eastAsia="微软雅黑"/>
                <w:color w:val="000000" w:themeColor="text1"/>
                <w:kern w:val="0"/>
                <w:sz w:val="20"/>
                <w:szCs w:val="20"/>
                <w14:textFill>
                  <w14:solidFill>
                    <w14:schemeClr w14:val="tx1"/>
                  </w14:solidFill>
                </w14:textFill>
              </w:rPr>
              <w:t>（1</w:t>
            </w:r>
            <w:r>
              <w:rPr>
                <w:rFonts w:ascii="微软雅黑" w:hAnsi="微软雅黑" w:eastAsia="微软雅黑"/>
                <w:color w:val="000000" w:themeColor="text1"/>
                <w:kern w:val="0"/>
                <w:sz w:val="20"/>
                <w:szCs w:val="20"/>
                <w14:textFill>
                  <w14:solidFill>
                    <w14:schemeClr w14:val="tx1"/>
                  </w14:solidFill>
                </w14:textFill>
              </w:rPr>
              <w:t>1</w:t>
            </w:r>
            <w:r>
              <w:rPr>
                <w:rFonts w:hint="eastAsia" w:ascii="微软雅黑" w:hAnsi="微软雅黑" w:eastAsia="微软雅黑"/>
                <w:color w:val="000000" w:themeColor="text1"/>
                <w:kern w:val="0"/>
                <w:sz w:val="20"/>
                <w:szCs w:val="20"/>
                <w14:textFill>
                  <w14:solidFill>
                    <w14:schemeClr w14:val="tx1"/>
                  </w14:solidFill>
                </w14:textFill>
              </w:rPr>
              <w:t>,4）</w:t>
            </w:r>
          </w:p>
        </w:tc>
        <w:tc>
          <w:tcPr>
            <w:tcW w:w="3223" w:type="dxa"/>
          </w:tcPr>
          <w:p w14:paraId="06CE6B17">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37EF0369">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(11−3)</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r>
                      <m:rPr/>
                      <w:rPr>
                        <w:rFonts w:ascii="Cambria Math" w:hAnsi="Cambria Math" w:eastAsia="微软雅黑"/>
                        <w:color w:val="000000" w:themeColor="text1"/>
                        <w:kern w:val="0"/>
                        <w:sz w:val="20"/>
                        <w:szCs w:val="20"/>
                        <w14:textFill>
                          <w14:solidFill>
                            <w14:schemeClr w14:val="tx1"/>
                          </w14:solidFill>
                        </w14:textFill>
                      </w:rPr>
                      <m:t>+</m:t>
                    </m:r>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(4−4)</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ctrlPr>
                      <w:rPr>
                        <w:rFonts w:ascii="Cambria Math" w:hAnsi="Cambria Math" w:eastAsia="微软雅黑"/>
                        <w:color w:val="000000" w:themeColor="text1"/>
                        <w:kern w:val="0"/>
                        <w:sz w:val="20"/>
                        <w:szCs w:val="20"/>
                        <w14:textFill>
                          <w14:solidFill>
                            <w14:schemeClr w14:val="tx1"/>
                          </w14:solidFill>
                        </w14:textFill>
                      </w:rPr>
                    </m:ctrlPr>
                  </m:e>
                </m:rad>
                <m:r>
                  <m:rPr>
                    <m:sty m:val="p"/>
                  </m:rPr>
                  <w:rPr>
                    <w:rFonts w:ascii="Cambria Math" w:hAnsi="Cambria Math" w:eastAsia="微软雅黑"/>
                    <w:color w:val="000000" w:themeColor="text1"/>
                    <w:kern w:val="0"/>
                    <w:sz w:val="20"/>
                    <w:szCs w:val="20"/>
                    <w14:textFill>
                      <w14:solidFill>
                        <w14:schemeClr w14:val="tx1"/>
                      </w14:solidFill>
                    </w14:textFill>
                  </w:rPr>
                  <m:t>=</m:t>
                </m:r>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64</m:t>
                    </m:r>
                    <m:ctrlPr>
                      <w:rPr>
                        <w:rFonts w:ascii="Cambria Math" w:hAnsi="Cambria Math" w:eastAsia="微软雅黑"/>
                        <w:color w:val="000000" w:themeColor="text1"/>
                        <w:kern w:val="0"/>
                        <w:sz w:val="20"/>
                        <w:szCs w:val="20"/>
                        <w14:textFill>
                          <w14:solidFill>
                            <w14:schemeClr w14:val="tx1"/>
                          </w14:solidFill>
                        </w14:textFill>
                      </w:rPr>
                    </m:ctrlPr>
                  </m:e>
                </m:rad>
              </m:oMath>
            </m:oMathPara>
          </w:p>
        </w:tc>
      </w:tr>
      <w:tr w14:paraId="2B5EE2FA">
        <w:trPr>
          <w:trHeight w:val="240" w:hRule="atLeast"/>
          <w:jc w:val="center"/>
        </w:trPr>
        <w:tc>
          <w:tcPr>
            <w:tcW w:w="0" w:type="auto"/>
          </w:tcPr>
          <w:p w14:paraId="4BC1BD30">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r>
              <w:rPr>
                <w:rFonts w:hint="eastAsia" w:ascii="微软雅黑" w:hAnsi="微软雅黑" w:eastAsia="微软雅黑"/>
                <w:color w:val="000000" w:themeColor="text1"/>
                <w:kern w:val="0"/>
                <w:sz w:val="20"/>
                <w:szCs w:val="20"/>
                <w14:textFill>
                  <w14:solidFill>
                    <w14:schemeClr w14:val="tx1"/>
                  </w14:solidFill>
                </w14:textFill>
              </w:rPr>
              <w:t>（1</w:t>
            </w:r>
            <w:r>
              <w:rPr>
                <w:rFonts w:ascii="微软雅黑" w:hAnsi="微软雅黑" w:eastAsia="微软雅黑"/>
                <w:color w:val="000000" w:themeColor="text1"/>
                <w:kern w:val="0"/>
                <w:sz w:val="20"/>
                <w:szCs w:val="20"/>
                <w14:textFill>
                  <w14:solidFill>
                    <w14:schemeClr w14:val="tx1"/>
                  </w14:solidFill>
                </w14:textFill>
              </w:rPr>
              <w:t>2</w:t>
            </w:r>
            <w:r>
              <w:rPr>
                <w:rFonts w:hint="eastAsia" w:ascii="微软雅黑" w:hAnsi="微软雅黑" w:eastAsia="微软雅黑"/>
                <w:color w:val="000000" w:themeColor="text1"/>
                <w:kern w:val="0"/>
                <w:sz w:val="20"/>
                <w:szCs w:val="20"/>
                <w14:textFill>
                  <w14:solidFill>
                    <w14:schemeClr w14:val="tx1"/>
                  </w14:solidFill>
                </w14:textFill>
              </w:rPr>
              <w:t>,3）</w:t>
            </w:r>
          </w:p>
        </w:tc>
        <w:tc>
          <w:tcPr>
            <w:tcW w:w="3223" w:type="dxa"/>
          </w:tcPr>
          <w:p w14:paraId="6283C7E8">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7498F794">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(12−3)</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r>
                      <m:rPr/>
                      <w:rPr>
                        <w:rFonts w:ascii="Cambria Math" w:hAnsi="Cambria Math" w:eastAsia="微软雅黑"/>
                        <w:color w:val="000000" w:themeColor="text1"/>
                        <w:kern w:val="0"/>
                        <w:sz w:val="20"/>
                        <w:szCs w:val="20"/>
                        <w14:textFill>
                          <w14:solidFill>
                            <w14:schemeClr w14:val="tx1"/>
                          </w14:solidFill>
                        </w14:textFill>
                      </w:rPr>
                      <m:t>+</m:t>
                    </m:r>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(4−3)</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ctrlPr>
                      <w:rPr>
                        <w:rFonts w:ascii="Cambria Math" w:hAnsi="Cambria Math" w:eastAsia="微软雅黑"/>
                        <w:color w:val="000000" w:themeColor="text1"/>
                        <w:kern w:val="0"/>
                        <w:sz w:val="20"/>
                        <w:szCs w:val="20"/>
                        <w14:textFill>
                          <w14:solidFill>
                            <w14:schemeClr w14:val="tx1"/>
                          </w14:solidFill>
                        </w14:textFill>
                      </w:rPr>
                    </m:ctrlPr>
                  </m:e>
                </m:rad>
                <m:r>
                  <m:rPr>
                    <m:sty m:val="p"/>
                  </m:rPr>
                  <w:rPr>
                    <w:rFonts w:ascii="Cambria Math" w:hAnsi="Cambria Math" w:eastAsia="微软雅黑"/>
                    <w:color w:val="000000" w:themeColor="text1"/>
                    <w:kern w:val="0"/>
                    <w:sz w:val="20"/>
                    <w:szCs w:val="20"/>
                    <w14:textFill>
                      <w14:solidFill>
                        <w14:schemeClr w14:val="tx1"/>
                      </w14:solidFill>
                    </w14:textFill>
                  </w:rPr>
                  <m:t>=</m:t>
                </m:r>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82</m:t>
                    </m:r>
                    <m:ctrlPr>
                      <w:rPr>
                        <w:rFonts w:ascii="Cambria Math" w:hAnsi="Cambria Math" w:eastAsia="微软雅黑"/>
                        <w:color w:val="000000" w:themeColor="text1"/>
                        <w:kern w:val="0"/>
                        <w:sz w:val="20"/>
                        <w:szCs w:val="20"/>
                        <w14:textFill>
                          <w14:solidFill>
                            <w14:schemeClr w14:val="tx1"/>
                          </w14:solidFill>
                        </w14:textFill>
                      </w:rPr>
                    </m:ctrlPr>
                  </m:e>
                </m:rad>
              </m:oMath>
            </m:oMathPara>
          </w:p>
        </w:tc>
      </w:tr>
      <w:tr w14:paraId="04954BDB">
        <w:trPr>
          <w:trHeight w:val="240" w:hRule="atLeast"/>
          <w:jc w:val="center"/>
        </w:trPr>
        <w:tc>
          <w:tcPr>
            <w:tcW w:w="0" w:type="auto"/>
          </w:tcPr>
          <w:p w14:paraId="72364E2F">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r>
              <w:rPr>
                <w:rFonts w:hint="eastAsia" w:ascii="微软雅黑" w:hAnsi="微软雅黑" w:eastAsia="微软雅黑"/>
                <w:color w:val="000000" w:themeColor="text1"/>
                <w:kern w:val="0"/>
                <w:sz w:val="20"/>
                <w:szCs w:val="20"/>
                <w14:textFill>
                  <w14:solidFill>
                    <w14:schemeClr w14:val="tx1"/>
                  </w14:solidFill>
                </w14:textFill>
              </w:rPr>
              <w:t>（1</w:t>
            </w:r>
            <w:r>
              <w:rPr>
                <w:rFonts w:ascii="微软雅黑" w:hAnsi="微软雅黑" w:eastAsia="微软雅黑"/>
                <w:color w:val="000000" w:themeColor="text1"/>
                <w:kern w:val="0"/>
                <w:sz w:val="20"/>
                <w:szCs w:val="20"/>
                <w14:textFill>
                  <w14:solidFill>
                    <w14:schemeClr w14:val="tx1"/>
                  </w14:solidFill>
                </w14:textFill>
              </w:rPr>
              <w:t>2</w:t>
            </w:r>
            <w:r>
              <w:rPr>
                <w:rFonts w:hint="eastAsia" w:ascii="微软雅黑" w:hAnsi="微软雅黑" w:eastAsia="微软雅黑"/>
                <w:color w:val="000000" w:themeColor="text1"/>
                <w:kern w:val="0"/>
                <w:sz w:val="20"/>
                <w:szCs w:val="20"/>
                <w14:textFill>
                  <w14:solidFill>
                    <w14:schemeClr w14:val="tx1"/>
                  </w14:solidFill>
                </w14:textFill>
              </w:rPr>
              <w:t>,6）</w:t>
            </w:r>
          </w:p>
        </w:tc>
        <w:tc>
          <w:tcPr>
            <w:tcW w:w="3223" w:type="dxa"/>
          </w:tcPr>
          <w:p w14:paraId="28625836">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5FDEE21D">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(12−3)</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r>
                      <m:rPr/>
                      <w:rPr>
                        <w:rFonts w:ascii="Cambria Math" w:hAnsi="Cambria Math" w:eastAsia="微软雅黑"/>
                        <w:color w:val="000000" w:themeColor="text1"/>
                        <w:kern w:val="0"/>
                        <w:sz w:val="20"/>
                        <w:szCs w:val="20"/>
                        <w14:textFill>
                          <w14:solidFill>
                            <w14:schemeClr w14:val="tx1"/>
                          </w14:solidFill>
                        </w14:textFill>
                      </w:rPr>
                      <m:t>+</m:t>
                    </m:r>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(6−4)</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ctrlPr>
                      <w:rPr>
                        <w:rFonts w:ascii="Cambria Math" w:hAnsi="Cambria Math" w:eastAsia="微软雅黑"/>
                        <w:color w:val="000000" w:themeColor="text1"/>
                        <w:kern w:val="0"/>
                        <w:sz w:val="20"/>
                        <w:szCs w:val="20"/>
                        <w14:textFill>
                          <w14:solidFill>
                            <w14:schemeClr w14:val="tx1"/>
                          </w14:solidFill>
                        </w14:textFill>
                      </w:rPr>
                    </m:ctrlPr>
                  </m:e>
                </m:rad>
                <m:r>
                  <m:rPr>
                    <m:sty m:val="p"/>
                  </m:rPr>
                  <w:rPr>
                    <w:rFonts w:ascii="Cambria Math" w:hAnsi="Cambria Math" w:eastAsia="微软雅黑"/>
                    <w:color w:val="000000" w:themeColor="text1"/>
                    <w:kern w:val="0"/>
                    <w:sz w:val="20"/>
                    <w:szCs w:val="20"/>
                    <w14:textFill>
                      <w14:solidFill>
                        <w14:schemeClr w14:val="tx1"/>
                      </w14:solidFill>
                    </w14:textFill>
                  </w:rPr>
                  <m:t>=</m:t>
                </m:r>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85</m:t>
                    </m:r>
                    <m:ctrlPr>
                      <w:rPr>
                        <w:rFonts w:ascii="Cambria Math" w:hAnsi="Cambria Math" w:eastAsia="微软雅黑"/>
                        <w:color w:val="000000" w:themeColor="text1"/>
                        <w:kern w:val="0"/>
                        <w:sz w:val="20"/>
                        <w:szCs w:val="20"/>
                        <w14:textFill>
                          <w14:solidFill>
                            <w14:schemeClr w14:val="tx1"/>
                          </w14:solidFill>
                        </w14:textFill>
                      </w:rPr>
                    </m:ctrlPr>
                  </m:e>
                </m:rad>
              </m:oMath>
            </m:oMathPara>
          </w:p>
        </w:tc>
      </w:tr>
    </w:tbl>
    <w:p w14:paraId="6E8BB173">
      <w:pPr>
        <w:spacing w:line="240" w:lineRule="exact"/>
        <w:rPr>
          <w:rFonts w:hint="eastAsia" w:ascii="微软雅黑" w:hAnsi="微软雅黑" w:eastAsia="微软雅黑"/>
          <w:color w:val="000000" w:themeColor="text1"/>
          <w14:textFill>
            <w14:solidFill>
              <w14:schemeClr w14:val="tx1"/>
            </w14:solidFill>
          </w14:textFill>
        </w:rPr>
      </w:pPr>
    </w:p>
    <w:p w14:paraId="00237F05">
      <w:pPr>
        <w:spacing w:line="240" w:lineRule="exact"/>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根据表格可知，距离（3,4）最远的点是（1</w:t>
      </w:r>
      <w:r>
        <w:rPr>
          <w:rFonts w:ascii="微软雅黑" w:hAnsi="微软雅黑" w:eastAsia="微软雅黑"/>
          <w:color w:val="000000" w:themeColor="text1"/>
          <w14:textFill>
            <w14:solidFill>
              <w14:schemeClr w14:val="tx1"/>
            </w14:solidFill>
          </w14:textFill>
        </w:rPr>
        <w:t>2</w:t>
      </w:r>
      <w:r>
        <w:rPr>
          <w:rFonts w:hint="eastAsia" w:ascii="微软雅黑" w:hAnsi="微软雅黑" w:eastAsia="微软雅黑"/>
          <w:color w:val="000000" w:themeColor="text1"/>
          <w14:textFill>
            <w14:solidFill>
              <w14:schemeClr w14:val="tx1"/>
            </w14:solidFill>
          </w14:textFill>
        </w:rPr>
        <w:t>,6），因此第二个初始点为（1</w:t>
      </w:r>
      <w:r>
        <w:rPr>
          <w:rFonts w:ascii="微软雅黑" w:hAnsi="微软雅黑" w:eastAsia="微软雅黑"/>
          <w:color w:val="000000" w:themeColor="text1"/>
          <w14:textFill>
            <w14:solidFill>
              <w14:schemeClr w14:val="tx1"/>
            </w14:solidFill>
          </w14:textFill>
        </w:rPr>
        <w:t>2</w:t>
      </w:r>
      <w:r>
        <w:rPr>
          <w:rFonts w:hint="eastAsia" w:ascii="微软雅黑" w:hAnsi="微软雅黑" w:eastAsia="微软雅黑"/>
          <w:color w:val="000000" w:themeColor="text1"/>
          <w14:textFill>
            <w14:solidFill>
              <w14:schemeClr w14:val="tx1"/>
            </w14:solidFill>
          </w14:textFill>
        </w:rPr>
        <w:t>,6）。</w:t>
      </w:r>
    </w:p>
    <w:p w14:paraId="6CCC880E">
      <w:pPr>
        <w:spacing w:line="240" w:lineRule="exact"/>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在剩下的1</w:t>
      </w:r>
      <w:r>
        <w:rPr>
          <w:rFonts w:ascii="微软雅黑" w:hAnsi="微软雅黑" w:eastAsia="微软雅黑"/>
          <w:color w:val="000000" w:themeColor="text1"/>
          <w14:textFill>
            <w14:solidFill>
              <w14:schemeClr w14:val="tx1"/>
            </w14:solidFill>
          </w14:textFill>
        </w:rPr>
        <w:t>0</w:t>
      </w:r>
      <w:r>
        <w:rPr>
          <w:rFonts w:hint="eastAsia" w:ascii="微软雅黑" w:hAnsi="微软雅黑" w:eastAsia="微软雅黑"/>
          <w:color w:val="000000" w:themeColor="text1"/>
          <w14:textFill>
            <w14:solidFill>
              <w14:schemeClr w14:val="tx1"/>
            </w14:solidFill>
          </w14:textFill>
        </w:rPr>
        <w:t>个点中，离（</w:t>
      </w:r>
      <w:r>
        <w:rPr>
          <w:rFonts w:ascii="微软雅黑" w:hAnsi="微软雅黑" w:eastAsia="微软雅黑"/>
          <w:color w:val="000000" w:themeColor="text1"/>
          <w14:textFill>
            <w14:solidFill>
              <w14:schemeClr w14:val="tx1"/>
            </w14:solidFill>
          </w14:textFill>
        </w:rPr>
        <w:t>3</w:t>
      </w:r>
      <w:r>
        <w:rPr>
          <w:rFonts w:hint="eastAsia" w:ascii="微软雅黑" w:hAnsi="微软雅黑" w:eastAsia="微软雅黑"/>
          <w:color w:val="000000" w:themeColor="text1"/>
          <w14:textFill>
            <w14:solidFill>
              <w14:schemeClr w14:val="tx1"/>
            </w14:solidFill>
          </w14:textFill>
        </w:rPr>
        <w:t>,4）或（1</w:t>
      </w:r>
      <w:r>
        <w:rPr>
          <w:rFonts w:ascii="微软雅黑" w:hAnsi="微软雅黑" w:eastAsia="微软雅黑"/>
          <w:color w:val="000000" w:themeColor="text1"/>
          <w14:textFill>
            <w14:solidFill>
              <w14:schemeClr w14:val="tx1"/>
            </w14:solidFill>
          </w14:textFill>
        </w:rPr>
        <w:t>2</w:t>
      </w:r>
      <w:r>
        <w:rPr>
          <w:rFonts w:hint="eastAsia" w:ascii="微软雅黑" w:hAnsi="微软雅黑" w:eastAsia="微软雅黑"/>
          <w:color w:val="000000" w:themeColor="text1"/>
          <w14:textFill>
            <w14:solidFill>
              <w14:schemeClr w14:val="tx1"/>
            </w14:solidFill>
          </w14:textFill>
        </w:rPr>
        <w:t>,6）的距离分别是：</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1916"/>
        <w:gridCol w:w="3539"/>
        <w:gridCol w:w="1785"/>
      </w:tblGrid>
      <w:tr w14:paraId="0168DF47">
        <w:tc>
          <w:tcPr>
            <w:tcW w:w="1056" w:type="dxa"/>
          </w:tcPr>
          <w:p w14:paraId="7D8C657D">
            <w:pPr>
              <w:rPr>
                <w:rFonts w:hint="eastAsia"/>
                <w:kern w:val="0"/>
                <w:sz w:val="20"/>
                <w:szCs w:val="20"/>
              </w:rPr>
            </w:pPr>
          </w:p>
        </w:tc>
        <w:tc>
          <w:tcPr>
            <w:tcW w:w="1916" w:type="dxa"/>
          </w:tcPr>
          <w:p w14:paraId="0E1E63ED">
            <w:pPr>
              <w:rPr>
                <w:rFonts w:hint="eastAsia"/>
                <w:kern w:val="0"/>
                <w:sz w:val="20"/>
                <w:szCs w:val="20"/>
              </w:rPr>
            </w:pPr>
            <w:r>
              <w:rPr>
                <w:rFonts w:hint="eastAsia"/>
                <w:kern w:val="0"/>
                <w:sz w:val="20"/>
                <w:szCs w:val="20"/>
              </w:rPr>
              <w:t>(</w:t>
            </w:r>
            <w:r>
              <w:rPr>
                <w:kern w:val="0"/>
                <w:sz w:val="20"/>
                <w:szCs w:val="20"/>
              </w:rPr>
              <w:t>3,4)</w:t>
            </w:r>
          </w:p>
        </w:tc>
        <w:tc>
          <w:tcPr>
            <w:tcW w:w="3539" w:type="dxa"/>
          </w:tcPr>
          <w:p w14:paraId="3EEC23C9">
            <w:pPr>
              <w:rPr>
                <w:rFonts w:hint="eastAsia"/>
                <w:kern w:val="0"/>
                <w:sz w:val="20"/>
                <w:szCs w:val="20"/>
              </w:rPr>
            </w:pPr>
            <w:r>
              <w:rPr>
                <w:rFonts w:hint="eastAsia"/>
                <w:kern w:val="0"/>
                <w:sz w:val="20"/>
                <w:szCs w:val="20"/>
              </w:rPr>
              <w:t>(</w:t>
            </w:r>
            <w:r>
              <w:rPr>
                <w:kern w:val="0"/>
                <w:sz w:val="20"/>
                <w:szCs w:val="20"/>
              </w:rPr>
              <w:t>12,6)</w:t>
            </w:r>
          </w:p>
        </w:tc>
        <w:tc>
          <w:tcPr>
            <w:tcW w:w="1785" w:type="dxa"/>
          </w:tcPr>
          <w:p w14:paraId="0425A1B3">
            <w:pPr>
              <w:rPr>
                <w:rFonts w:hint="eastAsia"/>
                <w:kern w:val="0"/>
                <w:sz w:val="20"/>
                <w:szCs w:val="20"/>
              </w:rPr>
            </w:pPr>
            <w:r>
              <w:rPr>
                <w:rFonts w:hint="eastAsia"/>
                <w:kern w:val="0"/>
                <w:sz w:val="20"/>
                <w:szCs w:val="20"/>
              </w:rPr>
              <w:t>该点的最终得分</w:t>
            </w:r>
          </w:p>
          <w:p w14:paraId="32B9150A">
            <w:pPr>
              <w:rPr>
                <w:rFonts w:hint="eastAsia"/>
                <w:kern w:val="0"/>
                <w:sz w:val="20"/>
                <w:szCs w:val="20"/>
              </w:rPr>
            </w:pPr>
            <w:r>
              <w:rPr>
                <w:rFonts w:hint="eastAsia"/>
                <w:kern w:val="0"/>
                <w:sz w:val="20"/>
                <w:szCs w:val="20"/>
              </w:rPr>
              <w:t>（两个距离中取最小的那个值）</w:t>
            </w:r>
          </w:p>
        </w:tc>
      </w:tr>
      <w:tr w14:paraId="126BA212">
        <w:tc>
          <w:tcPr>
            <w:tcW w:w="1056" w:type="dxa"/>
          </w:tcPr>
          <w:p w14:paraId="2F4A5493">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r>
              <w:rPr>
                <w:rFonts w:hint="eastAsia" w:ascii="微软雅黑" w:hAnsi="微软雅黑" w:eastAsia="微软雅黑"/>
                <w:color w:val="000000" w:themeColor="text1"/>
                <w:kern w:val="0"/>
                <w:sz w:val="20"/>
                <w:szCs w:val="20"/>
                <w14:textFill>
                  <w14:solidFill>
                    <w14:schemeClr w14:val="tx1"/>
                  </w14:solidFill>
                </w14:textFill>
              </w:rPr>
              <w:t>（2,</w:t>
            </w:r>
            <w:r>
              <w:rPr>
                <w:rFonts w:ascii="微软雅黑" w:hAnsi="微软雅黑" w:eastAsia="微软雅黑"/>
                <w:color w:val="000000" w:themeColor="text1"/>
                <w:kern w:val="0"/>
                <w:sz w:val="20"/>
                <w:szCs w:val="20"/>
                <w14:textFill>
                  <w14:solidFill>
                    <w14:schemeClr w14:val="tx1"/>
                  </w14:solidFill>
                </w14:textFill>
              </w:rPr>
              <w:t>2</w:t>
            </w:r>
            <w:r>
              <w:rPr>
                <w:rFonts w:hint="eastAsia" w:ascii="微软雅黑" w:hAnsi="微软雅黑" w:eastAsia="微软雅黑"/>
                <w:color w:val="000000" w:themeColor="text1"/>
                <w:kern w:val="0"/>
                <w:sz w:val="20"/>
                <w:szCs w:val="20"/>
                <w14:textFill>
                  <w14:solidFill>
                    <w14:schemeClr w14:val="tx1"/>
                  </w14:solidFill>
                </w14:textFill>
              </w:rPr>
              <w:t>）</w:t>
            </w:r>
          </w:p>
        </w:tc>
        <w:tc>
          <w:tcPr>
            <w:tcW w:w="1916" w:type="dxa"/>
          </w:tcPr>
          <w:p w14:paraId="519B6491">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5</m:t>
                    </m:r>
                    <m:ctrlPr>
                      <w:rPr>
                        <w:rFonts w:ascii="Cambria Math" w:hAnsi="Cambria Math" w:eastAsia="微软雅黑"/>
                        <w:color w:val="000000" w:themeColor="text1"/>
                        <w:kern w:val="0"/>
                        <w:sz w:val="20"/>
                        <w:szCs w:val="20"/>
                        <w14:textFill>
                          <w14:solidFill>
                            <w14:schemeClr w14:val="tx1"/>
                          </w14:solidFill>
                        </w14:textFill>
                      </w:rPr>
                    </m:ctrlPr>
                  </m:e>
                </m:rad>
              </m:oMath>
            </m:oMathPara>
          </w:p>
        </w:tc>
        <w:tc>
          <w:tcPr>
            <w:tcW w:w="3539" w:type="dxa"/>
          </w:tcPr>
          <w:p w14:paraId="516DF9DC">
            <w:pPr>
              <w:spacing w:line="240" w:lineRule="exact"/>
              <w:rPr>
                <w:rFonts w:hint="eastAsia" w:ascii="微软雅黑" w:hAnsi="微软雅黑" w:eastAsia="微软雅黑" w:cs="Times New Roman"/>
                <w:color w:val="000000" w:themeColor="text1"/>
                <w:kern w:val="0"/>
                <w:sz w:val="20"/>
                <w:szCs w:val="20"/>
                <w14:textFill>
                  <w14:solidFill>
                    <w14:schemeClr w14:val="tx1"/>
                  </w14:solidFill>
                </w14:textFill>
              </w:rPr>
            </w:pPr>
          </w:p>
          <w:p w14:paraId="031753BA">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(12−2)</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r>
                      <m:rPr/>
                      <w:rPr>
                        <w:rFonts w:ascii="Cambria Math" w:hAnsi="Cambria Math" w:eastAsia="微软雅黑"/>
                        <w:color w:val="000000" w:themeColor="text1"/>
                        <w:kern w:val="0"/>
                        <w:sz w:val="20"/>
                        <w:szCs w:val="20"/>
                        <w14:textFill>
                          <w14:solidFill>
                            <w14:schemeClr w14:val="tx1"/>
                          </w14:solidFill>
                        </w14:textFill>
                      </w:rPr>
                      <m:t>+</m:t>
                    </m:r>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(6−2)</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ctrlPr>
                      <w:rPr>
                        <w:rFonts w:ascii="Cambria Math" w:hAnsi="Cambria Math" w:eastAsia="微软雅黑"/>
                        <w:color w:val="000000" w:themeColor="text1"/>
                        <w:kern w:val="0"/>
                        <w:sz w:val="20"/>
                        <w:szCs w:val="20"/>
                        <w14:textFill>
                          <w14:solidFill>
                            <w14:schemeClr w14:val="tx1"/>
                          </w14:solidFill>
                        </w14:textFill>
                      </w:rPr>
                    </m:ctrlPr>
                  </m:e>
                </m:rad>
                <m:r>
                  <m:rPr>
                    <m:sty m:val="p"/>
                  </m:rPr>
                  <w:rPr>
                    <w:rFonts w:ascii="Cambria Math" w:hAnsi="Cambria Math" w:eastAsia="微软雅黑"/>
                    <w:color w:val="000000" w:themeColor="text1"/>
                    <w:kern w:val="0"/>
                    <w:sz w:val="20"/>
                    <w:szCs w:val="20"/>
                    <w14:textFill>
                      <w14:solidFill>
                        <w14:schemeClr w14:val="tx1"/>
                      </w14:solidFill>
                    </w14:textFill>
                  </w:rPr>
                  <m:t>=</m:t>
                </m:r>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116</m:t>
                    </m:r>
                    <m:ctrlPr>
                      <w:rPr>
                        <w:rFonts w:ascii="Cambria Math" w:hAnsi="Cambria Math" w:eastAsia="微软雅黑"/>
                        <w:color w:val="000000" w:themeColor="text1"/>
                        <w:kern w:val="0"/>
                        <w:sz w:val="20"/>
                        <w:szCs w:val="20"/>
                        <w14:textFill>
                          <w14:solidFill>
                            <w14:schemeClr w14:val="tx1"/>
                          </w14:solidFill>
                        </w14:textFill>
                      </w:rPr>
                    </m:ctrlPr>
                  </m:e>
                </m:rad>
              </m:oMath>
            </m:oMathPara>
          </w:p>
        </w:tc>
        <w:tc>
          <w:tcPr>
            <w:tcW w:w="1785" w:type="dxa"/>
          </w:tcPr>
          <w:p w14:paraId="30F3C224">
            <w:pPr>
              <w:rPr>
                <w:rFonts w:hint="eastAsia"/>
                <w:kern w:val="0"/>
                <w:sz w:val="20"/>
                <w:szCs w:val="20"/>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5</m:t>
                    </m:r>
                    <m:ctrlPr>
                      <w:rPr>
                        <w:rFonts w:ascii="Cambria Math" w:hAnsi="Cambria Math" w:eastAsia="微软雅黑"/>
                        <w:color w:val="000000" w:themeColor="text1"/>
                        <w:kern w:val="0"/>
                        <w:sz w:val="20"/>
                        <w:szCs w:val="20"/>
                        <w14:textFill>
                          <w14:solidFill>
                            <w14:schemeClr w14:val="tx1"/>
                          </w14:solidFill>
                        </w14:textFill>
                      </w:rPr>
                    </m:ctrlPr>
                  </m:e>
                </m:rad>
              </m:oMath>
            </m:oMathPara>
          </w:p>
        </w:tc>
      </w:tr>
      <w:tr w14:paraId="5F8C478E">
        <w:tc>
          <w:tcPr>
            <w:tcW w:w="1056" w:type="dxa"/>
          </w:tcPr>
          <w:p w14:paraId="46353F7E">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r>
              <w:rPr>
                <w:rFonts w:hint="eastAsia" w:ascii="微软雅黑" w:hAnsi="微软雅黑" w:eastAsia="微软雅黑"/>
                <w:color w:val="000000" w:themeColor="text1"/>
                <w:kern w:val="0"/>
                <w:sz w:val="20"/>
                <w:szCs w:val="20"/>
                <w14:textFill>
                  <w14:solidFill>
                    <w14:schemeClr w14:val="tx1"/>
                  </w14:solidFill>
                </w14:textFill>
              </w:rPr>
              <w:t>（4,8）</w:t>
            </w:r>
          </w:p>
        </w:tc>
        <w:tc>
          <w:tcPr>
            <w:tcW w:w="1916" w:type="dxa"/>
          </w:tcPr>
          <w:p w14:paraId="03D18C09">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18F5DEC8">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17</m:t>
                    </m:r>
                    <m:ctrlPr>
                      <w:rPr>
                        <w:rFonts w:ascii="Cambria Math" w:hAnsi="Cambria Math" w:eastAsia="微软雅黑"/>
                        <w:color w:val="000000" w:themeColor="text1"/>
                        <w:kern w:val="0"/>
                        <w:sz w:val="20"/>
                        <w:szCs w:val="20"/>
                        <w14:textFill>
                          <w14:solidFill>
                            <w14:schemeClr w14:val="tx1"/>
                          </w14:solidFill>
                        </w14:textFill>
                      </w:rPr>
                    </m:ctrlPr>
                  </m:e>
                </m:rad>
              </m:oMath>
            </m:oMathPara>
          </w:p>
        </w:tc>
        <w:tc>
          <w:tcPr>
            <w:tcW w:w="3539" w:type="dxa"/>
          </w:tcPr>
          <w:p w14:paraId="2B706A43">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12A94A62">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(12−4)</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r>
                      <m:rPr/>
                      <w:rPr>
                        <w:rFonts w:ascii="Cambria Math" w:hAnsi="Cambria Math" w:eastAsia="微软雅黑"/>
                        <w:color w:val="000000" w:themeColor="text1"/>
                        <w:kern w:val="0"/>
                        <w:sz w:val="20"/>
                        <w:szCs w:val="20"/>
                        <w14:textFill>
                          <w14:solidFill>
                            <w14:schemeClr w14:val="tx1"/>
                          </w14:solidFill>
                        </w14:textFill>
                      </w:rPr>
                      <m:t>+</m:t>
                    </m:r>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(8−6)</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ctrlPr>
                      <w:rPr>
                        <w:rFonts w:ascii="Cambria Math" w:hAnsi="Cambria Math" w:eastAsia="微软雅黑"/>
                        <w:color w:val="000000" w:themeColor="text1"/>
                        <w:kern w:val="0"/>
                        <w:sz w:val="20"/>
                        <w:szCs w:val="20"/>
                        <w14:textFill>
                          <w14:solidFill>
                            <w14:schemeClr w14:val="tx1"/>
                          </w14:solidFill>
                        </w14:textFill>
                      </w:rPr>
                    </m:ctrlPr>
                  </m:e>
                </m:rad>
                <m:r>
                  <m:rPr>
                    <m:sty m:val="p"/>
                  </m:rPr>
                  <w:rPr>
                    <w:rFonts w:ascii="Cambria Math" w:hAnsi="Cambria Math" w:eastAsia="微软雅黑"/>
                    <w:color w:val="000000" w:themeColor="text1"/>
                    <w:kern w:val="0"/>
                    <w:sz w:val="20"/>
                    <w:szCs w:val="20"/>
                    <w14:textFill>
                      <w14:solidFill>
                        <w14:schemeClr w14:val="tx1"/>
                      </w14:solidFill>
                    </w14:textFill>
                  </w:rPr>
                  <m:t>=</m:t>
                </m:r>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68</m:t>
                    </m:r>
                    <m:ctrlPr>
                      <w:rPr>
                        <w:rFonts w:ascii="Cambria Math" w:hAnsi="Cambria Math" w:eastAsia="微软雅黑"/>
                        <w:color w:val="000000" w:themeColor="text1"/>
                        <w:kern w:val="0"/>
                        <w:sz w:val="20"/>
                        <w:szCs w:val="20"/>
                        <w14:textFill>
                          <w14:solidFill>
                            <w14:schemeClr w14:val="tx1"/>
                          </w14:solidFill>
                        </w14:textFill>
                      </w:rPr>
                    </m:ctrlPr>
                  </m:e>
                </m:rad>
              </m:oMath>
            </m:oMathPara>
          </w:p>
        </w:tc>
        <w:tc>
          <w:tcPr>
            <w:tcW w:w="1785" w:type="dxa"/>
          </w:tcPr>
          <w:p w14:paraId="0397545E">
            <w:pPr>
              <w:rPr>
                <w:rFonts w:hint="eastAsia"/>
                <w:kern w:val="0"/>
                <w:sz w:val="20"/>
                <w:szCs w:val="20"/>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17</m:t>
                    </m:r>
                    <m:ctrlPr>
                      <w:rPr>
                        <w:rFonts w:ascii="Cambria Math" w:hAnsi="Cambria Math" w:eastAsia="微软雅黑"/>
                        <w:color w:val="000000" w:themeColor="text1"/>
                        <w:kern w:val="0"/>
                        <w:sz w:val="20"/>
                        <w:szCs w:val="20"/>
                        <w14:textFill>
                          <w14:solidFill>
                            <w14:schemeClr w14:val="tx1"/>
                          </w14:solidFill>
                        </w14:textFill>
                      </w:rPr>
                    </m:ctrlPr>
                  </m:e>
                </m:rad>
              </m:oMath>
            </m:oMathPara>
          </w:p>
        </w:tc>
      </w:tr>
      <w:tr w14:paraId="2C714326">
        <w:tc>
          <w:tcPr>
            <w:tcW w:w="1056" w:type="dxa"/>
          </w:tcPr>
          <w:p w14:paraId="23A1EF46">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r>
              <w:rPr>
                <w:rFonts w:hint="eastAsia" w:ascii="微软雅黑" w:hAnsi="微软雅黑" w:eastAsia="微软雅黑"/>
                <w:color w:val="000000" w:themeColor="text1"/>
                <w:kern w:val="0"/>
                <w:sz w:val="20"/>
                <w:szCs w:val="20"/>
                <w14:textFill>
                  <w14:solidFill>
                    <w14:schemeClr w14:val="tx1"/>
                  </w14:solidFill>
                </w14:textFill>
              </w:rPr>
              <w:t>（4,1</w:t>
            </w:r>
            <w:r>
              <w:rPr>
                <w:rFonts w:ascii="微软雅黑" w:hAnsi="微软雅黑" w:eastAsia="微软雅黑"/>
                <w:color w:val="000000" w:themeColor="text1"/>
                <w:kern w:val="0"/>
                <w:sz w:val="20"/>
                <w:szCs w:val="20"/>
                <w14:textFill>
                  <w14:solidFill>
                    <w14:schemeClr w14:val="tx1"/>
                  </w14:solidFill>
                </w14:textFill>
              </w:rPr>
              <w:t>0</w:t>
            </w:r>
            <w:r>
              <w:rPr>
                <w:rFonts w:hint="eastAsia" w:ascii="微软雅黑" w:hAnsi="微软雅黑" w:eastAsia="微软雅黑"/>
                <w:color w:val="000000" w:themeColor="text1"/>
                <w:kern w:val="0"/>
                <w:sz w:val="20"/>
                <w:szCs w:val="20"/>
                <w14:textFill>
                  <w14:solidFill>
                    <w14:schemeClr w14:val="tx1"/>
                  </w14:solidFill>
                </w14:textFill>
              </w:rPr>
              <w:t>）</w:t>
            </w:r>
          </w:p>
        </w:tc>
        <w:tc>
          <w:tcPr>
            <w:tcW w:w="1916" w:type="dxa"/>
          </w:tcPr>
          <w:p w14:paraId="16651E5C">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404A5F4D">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37</m:t>
                    </m:r>
                    <m:ctrlPr>
                      <w:rPr>
                        <w:rFonts w:ascii="Cambria Math" w:hAnsi="Cambria Math" w:eastAsia="微软雅黑"/>
                        <w:color w:val="000000" w:themeColor="text1"/>
                        <w:kern w:val="0"/>
                        <w:sz w:val="20"/>
                        <w:szCs w:val="20"/>
                        <w14:textFill>
                          <w14:solidFill>
                            <w14:schemeClr w14:val="tx1"/>
                          </w14:solidFill>
                        </w14:textFill>
                      </w:rPr>
                    </m:ctrlPr>
                  </m:e>
                </m:rad>
              </m:oMath>
            </m:oMathPara>
          </w:p>
        </w:tc>
        <w:tc>
          <w:tcPr>
            <w:tcW w:w="3539" w:type="dxa"/>
          </w:tcPr>
          <w:p w14:paraId="0036E970">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55A626B5">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(12−4)</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r>
                      <m:rPr/>
                      <w:rPr>
                        <w:rFonts w:ascii="Cambria Math" w:hAnsi="Cambria Math" w:eastAsia="微软雅黑"/>
                        <w:color w:val="000000" w:themeColor="text1"/>
                        <w:kern w:val="0"/>
                        <w:sz w:val="20"/>
                        <w:szCs w:val="20"/>
                        <w14:textFill>
                          <w14:solidFill>
                            <w14:schemeClr w14:val="tx1"/>
                          </w14:solidFill>
                        </w14:textFill>
                      </w:rPr>
                      <m:t>+</m:t>
                    </m:r>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(10−6)</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ctrlPr>
                      <w:rPr>
                        <w:rFonts w:ascii="Cambria Math" w:hAnsi="Cambria Math" w:eastAsia="微软雅黑"/>
                        <w:color w:val="000000" w:themeColor="text1"/>
                        <w:kern w:val="0"/>
                        <w:sz w:val="20"/>
                        <w:szCs w:val="20"/>
                        <w14:textFill>
                          <w14:solidFill>
                            <w14:schemeClr w14:val="tx1"/>
                          </w14:solidFill>
                        </w14:textFill>
                      </w:rPr>
                    </m:ctrlPr>
                  </m:e>
                </m:rad>
                <m:r>
                  <m:rPr>
                    <m:sty m:val="p"/>
                  </m:rPr>
                  <w:rPr>
                    <w:rFonts w:ascii="Cambria Math" w:hAnsi="Cambria Math" w:eastAsia="微软雅黑"/>
                    <w:color w:val="000000" w:themeColor="text1"/>
                    <w:kern w:val="0"/>
                    <w:sz w:val="20"/>
                    <w:szCs w:val="20"/>
                    <w14:textFill>
                      <w14:solidFill>
                        <w14:schemeClr w14:val="tx1"/>
                      </w14:solidFill>
                    </w14:textFill>
                  </w:rPr>
                  <m:t>=</m:t>
                </m:r>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80</m:t>
                    </m:r>
                    <m:ctrlPr>
                      <w:rPr>
                        <w:rFonts w:ascii="Cambria Math" w:hAnsi="Cambria Math" w:eastAsia="微软雅黑"/>
                        <w:color w:val="000000" w:themeColor="text1"/>
                        <w:kern w:val="0"/>
                        <w:sz w:val="20"/>
                        <w:szCs w:val="20"/>
                        <w14:textFill>
                          <w14:solidFill>
                            <w14:schemeClr w14:val="tx1"/>
                          </w14:solidFill>
                        </w14:textFill>
                      </w:rPr>
                    </m:ctrlPr>
                  </m:e>
                </m:rad>
              </m:oMath>
            </m:oMathPara>
          </w:p>
        </w:tc>
        <w:tc>
          <w:tcPr>
            <w:tcW w:w="1785" w:type="dxa"/>
          </w:tcPr>
          <w:p w14:paraId="6227D05C">
            <w:pPr>
              <w:rPr>
                <w:rFonts w:hint="eastAsia"/>
                <w:kern w:val="0"/>
                <w:sz w:val="20"/>
                <w:szCs w:val="20"/>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37</m:t>
                    </m:r>
                    <m:ctrlPr>
                      <w:rPr>
                        <w:rFonts w:ascii="Cambria Math" w:hAnsi="Cambria Math" w:eastAsia="微软雅黑"/>
                        <w:color w:val="000000" w:themeColor="text1"/>
                        <w:kern w:val="0"/>
                        <w:sz w:val="20"/>
                        <w:szCs w:val="20"/>
                        <w14:textFill>
                          <w14:solidFill>
                            <w14:schemeClr w14:val="tx1"/>
                          </w14:solidFill>
                        </w14:textFill>
                      </w:rPr>
                    </m:ctrlPr>
                  </m:e>
                </m:rad>
              </m:oMath>
            </m:oMathPara>
          </w:p>
        </w:tc>
      </w:tr>
      <w:tr w14:paraId="738642AC">
        <w:tc>
          <w:tcPr>
            <w:tcW w:w="1056" w:type="dxa"/>
          </w:tcPr>
          <w:p w14:paraId="1029C799">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r>
              <w:rPr>
                <w:rFonts w:hint="eastAsia" w:ascii="微软雅黑" w:hAnsi="微软雅黑" w:eastAsia="微软雅黑"/>
                <w:color w:val="000000" w:themeColor="text1"/>
                <w:kern w:val="0"/>
                <w:sz w:val="20"/>
                <w:szCs w:val="20"/>
                <w14:textFill>
                  <w14:solidFill>
                    <w14:schemeClr w14:val="tx1"/>
                  </w14:solidFill>
                </w14:textFill>
              </w:rPr>
              <w:t>（5,2）</w:t>
            </w:r>
          </w:p>
        </w:tc>
        <w:tc>
          <w:tcPr>
            <w:tcW w:w="1916" w:type="dxa"/>
          </w:tcPr>
          <w:p w14:paraId="2DDAF44D">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43DAFEE5">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16</m:t>
                    </m:r>
                    <m:ctrlPr>
                      <w:rPr>
                        <w:rFonts w:ascii="Cambria Math" w:hAnsi="Cambria Math" w:eastAsia="微软雅黑"/>
                        <w:color w:val="000000" w:themeColor="text1"/>
                        <w:kern w:val="0"/>
                        <w:sz w:val="20"/>
                        <w:szCs w:val="20"/>
                        <w14:textFill>
                          <w14:solidFill>
                            <w14:schemeClr w14:val="tx1"/>
                          </w14:solidFill>
                        </w14:textFill>
                      </w:rPr>
                    </m:ctrlPr>
                  </m:e>
                </m:rad>
              </m:oMath>
            </m:oMathPara>
          </w:p>
        </w:tc>
        <w:tc>
          <w:tcPr>
            <w:tcW w:w="3539" w:type="dxa"/>
          </w:tcPr>
          <w:p w14:paraId="437177A0">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73070632">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(12−5)</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r>
                      <m:rPr/>
                      <w:rPr>
                        <w:rFonts w:ascii="Cambria Math" w:hAnsi="Cambria Math" w:eastAsia="微软雅黑"/>
                        <w:color w:val="000000" w:themeColor="text1"/>
                        <w:kern w:val="0"/>
                        <w:sz w:val="20"/>
                        <w:szCs w:val="20"/>
                        <w14:textFill>
                          <w14:solidFill>
                            <w14:schemeClr w14:val="tx1"/>
                          </w14:solidFill>
                        </w14:textFill>
                      </w:rPr>
                      <m:t>+</m:t>
                    </m:r>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(6−2)</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ctrlPr>
                      <w:rPr>
                        <w:rFonts w:ascii="Cambria Math" w:hAnsi="Cambria Math" w:eastAsia="微软雅黑"/>
                        <w:color w:val="000000" w:themeColor="text1"/>
                        <w:kern w:val="0"/>
                        <w:sz w:val="20"/>
                        <w:szCs w:val="20"/>
                        <w14:textFill>
                          <w14:solidFill>
                            <w14:schemeClr w14:val="tx1"/>
                          </w14:solidFill>
                        </w14:textFill>
                      </w:rPr>
                    </m:ctrlPr>
                  </m:e>
                </m:rad>
                <m:r>
                  <m:rPr>
                    <m:sty m:val="p"/>
                  </m:rPr>
                  <w:rPr>
                    <w:rFonts w:ascii="Cambria Math" w:hAnsi="Cambria Math" w:eastAsia="微软雅黑"/>
                    <w:color w:val="000000" w:themeColor="text1"/>
                    <w:kern w:val="0"/>
                    <w:sz w:val="20"/>
                    <w:szCs w:val="20"/>
                    <w14:textFill>
                      <w14:solidFill>
                        <w14:schemeClr w14:val="tx1"/>
                      </w14:solidFill>
                    </w14:textFill>
                  </w:rPr>
                  <m:t>=</m:t>
                </m:r>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65</m:t>
                    </m:r>
                    <m:ctrlPr>
                      <w:rPr>
                        <w:rFonts w:ascii="Cambria Math" w:hAnsi="Cambria Math" w:eastAsia="微软雅黑"/>
                        <w:color w:val="000000" w:themeColor="text1"/>
                        <w:kern w:val="0"/>
                        <w:sz w:val="20"/>
                        <w:szCs w:val="20"/>
                        <w14:textFill>
                          <w14:solidFill>
                            <w14:schemeClr w14:val="tx1"/>
                          </w14:solidFill>
                        </w14:textFill>
                      </w:rPr>
                    </m:ctrlPr>
                  </m:e>
                </m:rad>
              </m:oMath>
            </m:oMathPara>
          </w:p>
        </w:tc>
        <w:tc>
          <w:tcPr>
            <w:tcW w:w="1785" w:type="dxa"/>
          </w:tcPr>
          <w:p w14:paraId="6F859A88">
            <w:pPr>
              <w:rPr>
                <w:rFonts w:hint="eastAsia"/>
                <w:kern w:val="0"/>
                <w:sz w:val="20"/>
                <w:szCs w:val="20"/>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16</m:t>
                    </m:r>
                    <m:ctrlPr>
                      <w:rPr>
                        <w:rFonts w:ascii="Cambria Math" w:hAnsi="Cambria Math" w:eastAsia="微软雅黑"/>
                        <w:color w:val="000000" w:themeColor="text1"/>
                        <w:kern w:val="0"/>
                        <w:sz w:val="20"/>
                        <w:szCs w:val="20"/>
                        <w14:textFill>
                          <w14:solidFill>
                            <w14:schemeClr w14:val="tx1"/>
                          </w14:solidFill>
                        </w14:textFill>
                      </w:rPr>
                    </m:ctrlPr>
                  </m:e>
                </m:rad>
              </m:oMath>
            </m:oMathPara>
          </w:p>
        </w:tc>
      </w:tr>
      <w:tr w14:paraId="0A05568A">
        <w:tc>
          <w:tcPr>
            <w:tcW w:w="1056" w:type="dxa"/>
          </w:tcPr>
          <w:p w14:paraId="00B8B6A7">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r>
              <w:rPr>
                <w:rFonts w:hint="eastAsia" w:ascii="微软雅黑" w:hAnsi="微软雅黑" w:eastAsia="微软雅黑"/>
                <w:color w:val="000000" w:themeColor="text1"/>
                <w:kern w:val="0"/>
                <w:sz w:val="20"/>
                <w:szCs w:val="20"/>
                <w14:textFill>
                  <w14:solidFill>
                    <w14:schemeClr w14:val="tx1"/>
                  </w14:solidFill>
                </w14:textFill>
              </w:rPr>
              <w:t>（6,8）</w:t>
            </w:r>
          </w:p>
        </w:tc>
        <w:tc>
          <w:tcPr>
            <w:tcW w:w="1916" w:type="dxa"/>
          </w:tcPr>
          <w:p w14:paraId="4943C304">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479D3996">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25</m:t>
                    </m:r>
                    <m:ctrlPr>
                      <w:rPr>
                        <w:rFonts w:ascii="Cambria Math" w:hAnsi="Cambria Math" w:eastAsia="微软雅黑"/>
                        <w:color w:val="000000" w:themeColor="text1"/>
                        <w:kern w:val="0"/>
                        <w:sz w:val="20"/>
                        <w:szCs w:val="20"/>
                        <w14:textFill>
                          <w14:solidFill>
                            <w14:schemeClr w14:val="tx1"/>
                          </w14:solidFill>
                        </w14:textFill>
                      </w:rPr>
                    </m:ctrlPr>
                  </m:e>
                </m:rad>
              </m:oMath>
            </m:oMathPara>
          </w:p>
        </w:tc>
        <w:tc>
          <w:tcPr>
            <w:tcW w:w="3539" w:type="dxa"/>
          </w:tcPr>
          <w:p w14:paraId="75B6F938">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0783CF5C">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(12−6)</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r>
                      <m:rPr/>
                      <w:rPr>
                        <w:rFonts w:ascii="Cambria Math" w:hAnsi="Cambria Math" w:eastAsia="微软雅黑"/>
                        <w:color w:val="000000" w:themeColor="text1"/>
                        <w:kern w:val="0"/>
                        <w:sz w:val="20"/>
                        <w:szCs w:val="20"/>
                        <w14:textFill>
                          <w14:solidFill>
                            <w14:schemeClr w14:val="tx1"/>
                          </w14:solidFill>
                        </w14:textFill>
                      </w:rPr>
                      <m:t>+</m:t>
                    </m:r>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(8−6)</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ctrlPr>
                      <w:rPr>
                        <w:rFonts w:ascii="Cambria Math" w:hAnsi="Cambria Math" w:eastAsia="微软雅黑"/>
                        <w:color w:val="000000" w:themeColor="text1"/>
                        <w:kern w:val="0"/>
                        <w:sz w:val="20"/>
                        <w:szCs w:val="20"/>
                        <w14:textFill>
                          <w14:solidFill>
                            <w14:schemeClr w14:val="tx1"/>
                          </w14:solidFill>
                        </w14:textFill>
                      </w:rPr>
                    </m:ctrlPr>
                  </m:e>
                </m:rad>
                <m:r>
                  <m:rPr>
                    <m:sty m:val="p"/>
                  </m:rPr>
                  <w:rPr>
                    <w:rFonts w:ascii="Cambria Math" w:hAnsi="Cambria Math" w:eastAsia="微软雅黑"/>
                    <w:color w:val="000000" w:themeColor="text1"/>
                    <w:kern w:val="0"/>
                    <w:sz w:val="20"/>
                    <w:szCs w:val="20"/>
                    <w14:textFill>
                      <w14:solidFill>
                        <w14:schemeClr w14:val="tx1"/>
                      </w14:solidFill>
                    </w14:textFill>
                  </w:rPr>
                  <m:t>=</m:t>
                </m:r>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40</m:t>
                    </m:r>
                    <m:ctrlPr>
                      <w:rPr>
                        <w:rFonts w:ascii="Cambria Math" w:hAnsi="Cambria Math" w:eastAsia="微软雅黑"/>
                        <w:color w:val="000000" w:themeColor="text1"/>
                        <w:kern w:val="0"/>
                        <w:sz w:val="20"/>
                        <w:szCs w:val="20"/>
                        <w14:textFill>
                          <w14:solidFill>
                            <w14:schemeClr w14:val="tx1"/>
                          </w14:solidFill>
                        </w14:textFill>
                      </w:rPr>
                    </m:ctrlPr>
                  </m:e>
                </m:rad>
              </m:oMath>
            </m:oMathPara>
          </w:p>
        </w:tc>
        <w:tc>
          <w:tcPr>
            <w:tcW w:w="1785" w:type="dxa"/>
          </w:tcPr>
          <w:p w14:paraId="66B6B331">
            <w:pPr>
              <w:rPr>
                <w:rFonts w:hint="eastAsia"/>
                <w:kern w:val="0"/>
                <w:sz w:val="20"/>
                <w:szCs w:val="20"/>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25</m:t>
                    </m:r>
                    <m:ctrlPr>
                      <w:rPr>
                        <w:rFonts w:ascii="Cambria Math" w:hAnsi="Cambria Math" w:eastAsia="微软雅黑"/>
                        <w:color w:val="000000" w:themeColor="text1"/>
                        <w:kern w:val="0"/>
                        <w:sz w:val="20"/>
                        <w:szCs w:val="20"/>
                        <w14:textFill>
                          <w14:solidFill>
                            <w14:schemeClr w14:val="tx1"/>
                          </w14:solidFill>
                        </w14:textFill>
                      </w:rPr>
                    </m:ctrlPr>
                  </m:e>
                </m:rad>
              </m:oMath>
            </m:oMathPara>
          </w:p>
        </w:tc>
      </w:tr>
      <w:tr w14:paraId="5C46F32D">
        <w:tc>
          <w:tcPr>
            <w:tcW w:w="1056" w:type="dxa"/>
          </w:tcPr>
          <w:p w14:paraId="09D5A9A7">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r>
              <w:rPr>
                <w:rFonts w:hint="eastAsia" w:ascii="微软雅黑" w:hAnsi="微软雅黑" w:eastAsia="微软雅黑"/>
                <w:color w:val="000000" w:themeColor="text1"/>
                <w:kern w:val="0"/>
                <w:sz w:val="20"/>
                <w:szCs w:val="20"/>
                <w14:textFill>
                  <w14:solidFill>
                    <w14:schemeClr w14:val="tx1"/>
                  </w14:solidFill>
                </w14:textFill>
              </w:rPr>
              <w:t>（7,10）</w:t>
            </w:r>
          </w:p>
        </w:tc>
        <w:tc>
          <w:tcPr>
            <w:tcW w:w="1916" w:type="dxa"/>
          </w:tcPr>
          <w:p w14:paraId="64DA2403">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1FA477B6">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52</m:t>
                    </m:r>
                    <m:ctrlPr>
                      <w:rPr>
                        <w:rFonts w:ascii="Cambria Math" w:hAnsi="Cambria Math" w:eastAsia="微软雅黑"/>
                        <w:color w:val="000000" w:themeColor="text1"/>
                        <w:kern w:val="0"/>
                        <w:sz w:val="20"/>
                        <w:szCs w:val="20"/>
                        <w14:textFill>
                          <w14:solidFill>
                            <w14:schemeClr w14:val="tx1"/>
                          </w14:solidFill>
                        </w14:textFill>
                      </w:rPr>
                    </m:ctrlPr>
                  </m:e>
                </m:rad>
              </m:oMath>
            </m:oMathPara>
          </w:p>
        </w:tc>
        <w:tc>
          <w:tcPr>
            <w:tcW w:w="3539" w:type="dxa"/>
          </w:tcPr>
          <w:p w14:paraId="039134D2">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74A41C80">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(12−7)</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r>
                      <m:rPr/>
                      <w:rPr>
                        <w:rFonts w:ascii="Cambria Math" w:hAnsi="Cambria Math" w:eastAsia="微软雅黑"/>
                        <w:color w:val="000000" w:themeColor="text1"/>
                        <w:kern w:val="0"/>
                        <w:sz w:val="20"/>
                        <w:szCs w:val="20"/>
                        <w14:textFill>
                          <w14:solidFill>
                            <w14:schemeClr w14:val="tx1"/>
                          </w14:solidFill>
                        </w14:textFill>
                      </w:rPr>
                      <m:t>+</m:t>
                    </m:r>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(10−6)</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ctrlPr>
                      <w:rPr>
                        <w:rFonts w:ascii="Cambria Math" w:hAnsi="Cambria Math" w:eastAsia="微软雅黑"/>
                        <w:color w:val="000000" w:themeColor="text1"/>
                        <w:kern w:val="0"/>
                        <w:sz w:val="20"/>
                        <w:szCs w:val="20"/>
                        <w14:textFill>
                          <w14:solidFill>
                            <w14:schemeClr w14:val="tx1"/>
                          </w14:solidFill>
                        </w14:textFill>
                      </w:rPr>
                    </m:ctrlPr>
                  </m:e>
                </m:rad>
                <m:r>
                  <m:rPr>
                    <m:sty m:val="p"/>
                  </m:rPr>
                  <w:rPr>
                    <w:rFonts w:ascii="Cambria Math" w:hAnsi="Cambria Math" w:eastAsia="微软雅黑"/>
                    <w:color w:val="000000" w:themeColor="text1"/>
                    <w:kern w:val="0"/>
                    <w:sz w:val="20"/>
                    <w:szCs w:val="20"/>
                    <w14:textFill>
                      <w14:solidFill>
                        <w14:schemeClr w14:val="tx1"/>
                      </w14:solidFill>
                    </w14:textFill>
                  </w:rPr>
                  <m:t>=</m:t>
                </m:r>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41</m:t>
                    </m:r>
                    <m:ctrlPr>
                      <w:rPr>
                        <w:rFonts w:ascii="Cambria Math" w:hAnsi="Cambria Math" w:eastAsia="微软雅黑"/>
                        <w:color w:val="000000" w:themeColor="text1"/>
                        <w:kern w:val="0"/>
                        <w:sz w:val="20"/>
                        <w:szCs w:val="20"/>
                        <w14:textFill>
                          <w14:solidFill>
                            <w14:schemeClr w14:val="tx1"/>
                          </w14:solidFill>
                        </w14:textFill>
                      </w:rPr>
                    </m:ctrlPr>
                  </m:e>
                </m:rad>
              </m:oMath>
            </m:oMathPara>
          </w:p>
        </w:tc>
        <w:tc>
          <w:tcPr>
            <w:tcW w:w="1785" w:type="dxa"/>
          </w:tcPr>
          <w:p w14:paraId="56E64DE3">
            <w:pPr>
              <w:rPr>
                <w:rFonts w:hint="eastAsia"/>
                <w:kern w:val="0"/>
                <w:sz w:val="20"/>
                <w:szCs w:val="20"/>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41</m:t>
                    </m:r>
                    <m:ctrlPr>
                      <w:rPr>
                        <w:rFonts w:ascii="Cambria Math" w:hAnsi="Cambria Math" w:eastAsia="微软雅黑"/>
                        <w:color w:val="000000" w:themeColor="text1"/>
                        <w:kern w:val="0"/>
                        <w:sz w:val="20"/>
                        <w:szCs w:val="20"/>
                        <w14:textFill>
                          <w14:solidFill>
                            <w14:schemeClr w14:val="tx1"/>
                          </w14:solidFill>
                        </w14:textFill>
                      </w:rPr>
                    </m:ctrlPr>
                  </m:e>
                </m:rad>
              </m:oMath>
            </m:oMathPara>
          </w:p>
        </w:tc>
      </w:tr>
      <w:tr w14:paraId="7FF83032">
        <w:tc>
          <w:tcPr>
            <w:tcW w:w="1056" w:type="dxa"/>
          </w:tcPr>
          <w:p w14:paraId="28EBECE6">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r>
              <w:rPr>
                <w:rFonts w:hint="eastAsia" w:ascii="微软雅黑" w:hAnsi="微软雅黑" w:eastAsia="微软雅黑"/>
                <w:color w:val="000000" w:themeColor="text1"/>
                <w:kern w:val="0"/>
                <w:sz w:val="20"/>
                <w:szCs w:val="20"/>
                <w14:textFill>
                  <w14:solidFill>
                    <w14:schemeClr w14:val="tx1"/>
                  </w14:solidFill>
                </w14:textFill>
              </w:rPr>
              <w:t>（9,3）</w:t>
            </w:r>
          </w:p>
        </w:tc>
        <w:tc>
          <w:tcPr>
            <w:tcW w:w="1916" w:type="dxa"/>
          </w:tcPr>
          <w:p w14:paraId="7DEC0E70">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63F2EB8D">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37</m:t>
                    </m:r>
                    <m:ctrlPr>
                      <w:rPr>
                        <w:rFonts w:ascii="Cambria Math" w:hAnsi="Cambria Math" w:eastAsia="微软雅黑"/>
                        <w:color w:val="000000" w:themeColor="text1"/>
                        <w:kern w:val="0"/>
                        <w:sz w:val="20"/>
                        <w:szCs w:val="20"/>
                        <w14:textFill>
                          <w14:solidFill>
                            <w14:schemeClr w14:val="tx1"/>
                          </w14:solidFill>
                        </w14:textFill>
                      </w:rPr>
                    </m:ctrlPr>
                  </m:e>
                </m:rad>
              </m:oMath>
            </m:oMathPara>
          </w:p>
        </w:tc>
        <w:tc>
          <w:tcPr>
            <w:tcW w:w="3539" w:type="dxa"/>
          </w:tcPr>
          <w:p w14:paraId="79436CA4">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2AABC96A">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(12−9)</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r>
                      <m:rPr/>
                      <w:rPr>
                        <w:rFonts w:ascii="Cambria Math" w:hAnsi="Cambria Math" w:eastAsia="微软雅黑"/>
                        <w:color w:val="000000" w:themeColor="text1"/>
                        <w:kern w:val="0"/>
                        <w:sz w:val="20"/>
                        <w:szCs w:val="20"/>
                        <w14:textFill>
                          <w14:solidFill>
                            <w14:schemeClr w14:val="tx1"/>
                          </w14:solidFill>
                        </w14:textFill>
                      </w:rPr>
                      <m:t>+</m:t>
                    </m:r>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(6−3)</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ctrlPr>
                      <w:rPr>
                        <w:rFonts w:ascii="Cambria Math" w:hAnsi="Cambria Math" w:eastAsia="微软雅黑"/>
                        <w:color w:val="000000" w:themeColor="text1"/>
                        <w:kern w:val="0"/>
                        <w:sz w:val="20"/>
                        <w:szCs w:val="20"/>
                        <w14:textFill>
                          <w14:solidFill>
                            <w14:schemeClr w14:val="tx1"/>
                          </w14:solidFill>
                        </w14:textFill>
                      </w:rPr>
                    </m:ctrlPr>
                  </m:e>
                </m:rad>
                <m:r>
                  <m:rPr>
                    <m:sty m:val="p"/>
                  </m:rPr>
                  <w:rPr>
                    <w:rFonts w:ascii="Cambria Math" w:hAnsi="Cambria Math" w:eastAsia="微软雅黑"/>
                    <w:color w:val="000000" w:themeColor="text1"/>
                    <w:kern w:val="0"/>
                    <w:sz w:val="20"/>
                    <w:szCs w:val="20"/>
                    <w14:textFill>
                      <w14:solidFill>
                        <w14:schemeClr w14:val="tx1"/>
                      </w14:solidFill>
                    </w14:textFill>
                  </w:rPr>
                  <m:t>=</m:t>
                </m:r>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18</m:t>
                    </m:r>
                    <m:ctrlPr>
                      <w:rPr>
                        <w:rFonts w:ascii="Cambria Math" w:hAnsi="Cambria Math" w:eastAsia="微软雅黑"/>
                        <w:color w:val="000000" w:themeColor="text1"/>
                        <w:kern w:val="0"/>
                        <w:sz w:val="20"/>
                        <w:szCs w:val="20"/>
                        <w14:textFill>
                          <w14:solidFill>
                            <w14:schemeClr w14:val="tx1"/>
                          </w14:solidFill>
                        </w14:textFill>
                      </w:rPr>
                    </m:ctrlPr>
                  </m:e>
                </m:rad>
              </m:oMath>
            </m:oMathPara>
          </w:p>
        </w:tc>
        <w:tc>
          <w:tcPr>
            <w:tcW w:w="1785" w:type="dxa"/>
          </w:tcPr>
          <w:p w14:paraId="1B5AA853">
            <w:pPr>
              <w:rPr>
                <w:rFonts w:hint="eastAsia"/>
                <w:kern w:val="0"/>
                <w:sz w:val="20"/>
                <w:szCs w:val="20"/>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18</m:t>
                    </m:r>
                    <m:ctrlPr>
                      <w:rPr>
                        <w:rFonts w:ascii="Cambria Math" w:hAnsi="Cambria Math" w:eastAsia="微软雅黑"/>
                        <w:color w:val="000000" w:themeColor="text1"/>
                        <w:kern w:val="0"/>
                        <w:sz w:val="20"/>
                        <w:szCs w:val="20"/>
                        <w14:textFill>
                          <w14:solidFill>
                            <w14:schemeClr w14:val="tx1"/>
                          </w14:solidFill>
                        </w14:textFill>
                      </w:rPr>
                    </m:ctrlPr>
                  </m:e>
                </m:rad>
              </m:oMath>
            </m:oMathPara>
          </w:p>
        </w:tc>
      </w:tr>
      <w:tr w14:paraId="55CD350D">
        <w:tc>
          <w:tcPr>
            <w:tcW w:w="1056" w:type="dxa"/>
          </w:tcPr>
          <w:p w14:paraId="6F5DE945">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r>
              <w:rPr>
                <w:rFonts w:hint="eastAsia" w:ascii="微软雅黑" w:hAnsi="微软雅黑" w:eastAsia="微软雅黑"/>
                <w:color w:val="000000" w:themeColor="text1"/>
                <w:kern w:val="0"/>
                <w:sz w:val="20"/>
                <w:szCs w:val="20"/>
                <w14:textFill>
                  <w14:solidFill>
                    <w14:schemeClr w14:val="tx1"/>
                  </w14:solidFill>
                </w14:textFill>
              </w:rPr>
              <w:t>（1</w:t>
            </w:r>
            <w:r>
              <w:rPr>
                <w:rFonts w:ascii="微软雅黑" w:hAnsi="微软雅黑" w:eastAsia="微软雅黑"/>
                <w:color w:val="000000" w:themeColor="text1"/>
                <w:kern w:val="0"/>
                <w:sz w:val="20"/>
                <w:szCs w:val="20"/>
                <w14:textFill>
                  <w14:solidFill>
                    <w14:schemeClr w14:val="tx1"/>
                  </w14:solidFill>
                </w14:textFill>
              </w:rPr>
              <w:t>0</w:t>
            </w:r>
            <w:r>
              <w:rPr>
                <w:rFonts w:hint="eastAsia" w:ascii="微软雅黑" w:hAnsi="微软雅黑" w:eastAsia="微软雅黑"/>
                <w:color w:val="000000" w:themeColor="text1"/>
                <w:kern w:val="0"/>
                <w:sz w:val="20"/>
                <w:szCs w:val="20"/>
                <w14:textFill>
                  <w14:solidFill>
                    <w14:schemeClr w14:val="tx1"/>
                  </w14:solidFill>
                </w14:textFill>
              </w:rPr>
              <w:t>,5）</w:t>
            </w:r>
          </w:p>
        </w:tc>
        <w:tc>
          <w:tcPr>
            <w:tcW w:w="1916" w:type="dxa"/>
          </w:tcPr>
          <w:p w14:paraId="00CAE6B2">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0300DA10">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50</m:t>
                    </m:r>
                    <m:ctrlPr>
                      <w:rPr>
                        <w:rFonts w:ascii="Cambria Math" w:hAnsi="Cambria Math" w:eastAsia="微软雅黑"/>
                        <w:color w:val="000000" w:themeColor="text1"/>
                        <w:kern w:val="0"/>
                        <w:sz w:val="20"/>
                        <w:szCs w:val="20"/>
                        <w14:textFill>
                          <w14:solidFill>
                            <w14:schemeClr w14:val="tx1"/>
                          </w14:solidFill>
                        </w14:textFill>
                      </w:rPr>
                    </m:ctrlPr>
                  </m:e>
                </m:rad>
              </m:oMath>
            </m:oMathPara>
          </w:p>
        </w:tc>
        <w:tc>
          <w:tcPr>
            <w:tcW w:w="3539" w:type="dxa"/>
          </w:tcPr>
          <w:p w14:paraId="52BA4F69">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50854BF1">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(12−10)</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r>
                      <m:rPr/>
                      <w:rPr>
                        <w:rFonts w:ascii="Cambria Math" w:hAnsi="Cambria Math" w:eastAsia="微软雅黑"/>
                        <w:color w:val="000000" w:themeColor="text1"/>
                        <w:kern w:val="0"/>
                        <w:sz w:val="20"/>
                        <w:szCs w:val="20"/>
                        <w14:textFill>
                          <w14:solidFill>
                            <w14:schemeClr w14:val="tx1"/>
                          </w14:solidFill>
                        </w14:textFill>
                      </w:rPr>
                      <m:t>+</m:t>
                    </m:r>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(6−5)</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ctrlPr>
                      <w:rPr>
                        <w:rFonts w:ascii="Cambria Math" w:hAnsi="Cambria Math" w:eastAsia="微软雅黑"/>
                        <w:color w:val="000000" w:themeColor="text1"/>
                        <w:kern w:val="0"/>
                        <w:sz w:val="20"/>
                        <w:szCs w:val="20"/>
                        <w14:textFill>
                          <w14:solidFill>
                            <w14:schemeClr w14:val="tx1"/>
                          </w14:solidFill>
                        </w14:textFill>
                      </w:rPr>
                    </m:ctrlPr>
                  </m:e>
                </m:rad>
                <m:r>
                  <m:rPr>
                    <m:sty m:val="p"/>
                  </m:rPr>
                  <w:rPr>
                    <w:rFonts w:ascii="Cambria Math" w:hAnsi="Cambria Math" w:eastAsia="微软雅黑"/>
                    <w:color w:val="000000" w:themeColor="text1"/>
                    <w:kern w:val="0"/>
                    <w:sz w:val="20"/>
                    <w:szCs w:val="20"/>
                    <w14:textFill>
                      <w14:solidFill>
                        <w14:schemeClr w14:val="tx1"/>
                      </w14:solidFill>
                    </w14:textFill>
                  </w:rPr>
                  <m:t>=</m:t>
                </m:r>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5</m:t>
                    </m:r>
                    <m:ctrlPr>
                      <w:rPr>
                        <w:rFonts w:ascii="Cambria Math" w:hAnsi="Cambria Math" w:eastAsia="微软雅黑"/>
                        <w:color w:val="000000" w:themeColor="text1"/>
                        <w:kern w:val="0"/>
                        <w:sz w:val="20"/>
                        <w:szCs w:val="20"/>
                        <w14:textFill>
                          <w14:solidFill>
                            <w14:schemeClr w14:val="tx1"/>
                          </w14:solidFill>
                        </w14:textFill>
                      </w:rPr>
                    </m:ctrlPr>
                  </m:e>
                </m:rad>
              </m:oMath>
            </m:oMathPara>
          </w:p>
        </w:tc>
        <w:tc>
          <w:tcPr>
            <w:tcW w:w="1785" w:type="dxa"/>
          </w:tcPr>
          <w:p w14:paraId="24BF3126">
            <w:pPr>
              <w:rPr>
                <w:rFonts w:hint="eastAsia"/>
                <w:kern w:val="0"/>
                <w:sz w:val="20"/>
                <w:szCs w:val="20"/>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5</m:t>
                    </m:r>
                    <m:ctrlPr>
                      <w:rPr>
                        <w:rFonts w:ascii="Cambria Math" w:hAnsi="Cambria Math" w:eastAsia="微软雅黑"/>
                        <w:color w:val="000000" w:themeColor="text1"/>
                        <w:kern w:val="0"/>
                        <w:sz w:val="20"/>
                        <w:szCs w:val="20"/>
                        <w14:textFill>
                          <w14:solidFill>
                            <w14:schemeClr w14:val="tx1"/>
                          </w14:solidFill>
                        </w14:textFill>
                      </w:rPr>
                    </m:ctrlPr>
                  </m:e>
                </m:rad>
              </m:oMath>
            </m:oMathPara>
          </w:p>
        </w:tc>
      </w:tr>
      <w:tr w14:paraId="3B8D8378">
        <w:tc>
          <w:tcPr>
            <w:tcW w:w="1056" w:type="dxa"/>
          </w:tcPr>
          <w:p w14:paraId="3C79210B">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r>
              <w:rPr>
                <w:rFonts w:hint="eastAsia" w:ascii="微软雅黑" w:hAnsi="微软雅黑" w:eastAsia="微软雅黑"/>
                <w:color w:val="000000" w:themeColor="text1"/>
                <w:kern w:val="0"/>
                <w:sz w:val="20"/>
                <w:szCs w:val="20"/>
                <w14:textFill>
                  <w14:solidFill>
                    <w14:schemeClr w14:val="tx1"/>
                  </w14:solidFill>
                </w14:textFill>
              </w:rPr>
              <w:t>（1</w:t>
            </w:r>
            <w:r>
              <w:rPr>
                <w:rFonts w:ascii="微软雅黑" w:hAnsi="微软雅黑" w:eastAsia="微软雅黑"/>
                <w:color w:val="000000" w:themeColor="text1"/>
                <w:kern w:val="0"/>
                <w:sz w:val="20"/>
                <w:szCs w:val="20"/>
                <w14:textFill>
                  <w14:solidFill>
                    <w14:schemeClr w14:val="tx1"/>
                  </w14:solidFill>
                </w14:textFill>
              </w:rPr>
              <w:t>1</w:t>
            </w:r>
            <w:r>
              <w:rPr>
                <w:rFonts w:hint="eastAsia" w:ascii="微软雅黑" w:hAnsi="微软雅黑" w:eastAsia="微软雅黑"/>
                <w:color w:val="000000" w:themeColor="text1"/>
                <w:kern w:val="0"/>
                <w:sz w:val="20"/>
                <w:szCs w:val="20"/>
                <w14:textFill>
                  <w14:solidFill>
                    <w14:schemeClr w14:val="tx1"/>
                  </w14:solidFill>
                </w14:textFill>
              </w:rPr>
              <w:t>,4）</w:t>
            </w:r>
          </w:p>
        </w:tc>
        <w:tc>
          <w:tcPr>
            <w:tcW w:w="1916" w:type="dxa"/>
          </w:tcPr>
          <w:p w14:paraId="0DF57D5D">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1DD70E83">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64</m:t>
                    </m:r>
                    <m:ctrlPr>
                      <w:rPr>
                        <w:rFonts w:ascii="Cambria Math" w:hAnsi="Cambria Math" w:eastAsia="微软雅黑"/>
                        <w:color w:val="000000" w:themeColor="text1"/>
                        <w:kern w:val="0"/>
                        <w:sz w:val="20"/>
                        <w:szCs w:val="20"/>
                        <w14:textFill>
                          <w14:solidFill>
                            <w14:schemeClr w14:val="tx1"/>
                          </w14:solidFill>
                        </w14:textFill>
                      </w:rPr>
                    </m:ctrlPr>
                  </m:e>
                </m:rad>
              </m:oMath>
            </m:oMathPara>
          </w:p>
        </w:tc>
        <w:tc>
          <w:tcPr>
            <w:tcW w:w="3539" w:type="dxa"/>
          </w:tcPr>
          <w:p w14:paraId="5E547421">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68F80D32">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(12−11)</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r>
                      <m:rPr/>
                      <w:rPr>
                        <w:rFonts w:ascii="Cambria Math" w:hAnsi="Cambria Math" w:eastAsia="微软雅黑"/>
                        <w:color w:val="000000" w:themeColor="text1"/>
                        <w:kern w:val="0"/>
                        <w:sz w:val="20"/>
                        <w:szCs w:val="20"/>
                        <w14:textFill>
                          <w14:solidFill>
                            <w14:schemeClr w14:val="tx1"/>
                          </w14:solidFill>
                        </w14:textFill>
                      </w:rPr>
                      <m:t>+</m:t>
                    </m:r>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(6−4)</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ctrlPr>
                      <w:rPr>
                        <w:rFonts w:ascii="Cambria Math" w:hAnsi="Cambria Math" w:eastAsia="微软雅黑"/>
                        <w:color w:val="000000" w:themeColor="text1"/>
                        <w:kern w:val="0"/>
                        <w:sz w:val="20"/>
                        <w:szCs w:val="20"/>
                        <w14:textFill>
                          <w14:solidFill>
                            <w14:schemeClr w14:val="tx1"/>
                          </w14:solidFill>
                        </w14:textFill>
                      </w:rPr>
                    </m:ctrlPr>
                  </m:e>
                </m:rad>
                <m:r>
                  <m:rPr>
                    <m:sty m:val="p"/>
                  </m:rPr>
                  <w:rPr>
                    <w:rFonts w:ascii="Cambria Math" w:hAnsi="Cambria Math" w:eastAsia="微软雅黑"/>
                    <w:color w:val="000000" w:themeColor="text1"/>
                    <w:kern w:val="0"/>
                    <w:sz w:val="20"/>
                    <w:szCs w:val="20"/>
                    <w14:textFill>
                      <w14:solidFill>
                        <w14:schemeClr w14:val="tx1"/>
                      </w14:solidFill>
                    </w14:textFill>
                  </w:rPr>
                  <m:t>=</m:t>
                </m:r>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5</m:t>
                    </m:r>
                    <m:ctrlPr>
                      <w:rPr>
                        <w:rFonts w:ascii="Cambria Math" w:hAnsi="Cambria Math" w:eastAsia="微软雅黑"/>
                        <w:color w:val="000000" w:themeColor="text1"/>
                        <w:kern w:val="0"/>
                        <w:sz w:val="20"/>
                        <w:szCs w:val="20"/>
                        <w14:textFill>
                          <w14:solidFill>
                            <w14:schemeClr w14:val="tx1"/>
                          </w14:solidFill>
                        </w14:textFill>
                      </w:rPr>
                    </m:ctrlPr>
                  </m:e>
                </m:rad>
              </m:oMath>
            </m:oMathPara>
          </w:p>
        </w:tc>
        <w:tc>
          <w:tcPr>
            <w:tcW w:w="1785" w:type="dxa"/>
          </w:tcPr>
          <w:p w14:paraId="0F1F36FF">
            <w:pPr>
              <w:rPr>
                <w:rFonts w:hint="eastAsia"/>
                <w:kern w:val="0"/>
                <w:sz w:val="20"/>
                <w:szCs w:val="20"/>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5</m:t>
                    </m:r>
                    <m:ctrlPr>
                      <w:rPr>
                        <w:rFonts w:ascii="Cambria Math" w:hAnsi="Cambria Math" w:eastAsia="微软雅黑"/>
                        <w:color w:val="000000" w:themeColor="text1"/>
                        <w:kern w:val="0"/>
                        <w:sz w:val="20"/>
                        <w:szCs w:val="20"/>
                        <w14:textFill>
                          <w14:solidFill>
                            <w14:schemeClr w14:val="tx1"/>
                          </w14:solidFill>
                        </w14:textFill>
                      </w:rPr>
                    </m:ctrlPr>
                  </m:e>
                </m:rad>
              </m:oMath>
            </m:oMathPara>
          </w:p>
        </w:tc>
      </w:tr>
      <w:tr w14:paraId="6F41698D">
        <w:tc>
          <w:tcPr>
            <w:tcW w:w="1056" w:type="dxa"/>
          </w:tcPr>
          <w:p w14:paraId="3EF95A3A">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r>
              <w:rPr>
                <w:rFonts w:hint="eastAsia" w:ascii="微软雅黑" w:hAnsi="微软雅黑" w:eastAsia="微软雅黑"/>
                <w:color w:val="000000" w:themeColor="text1"/>
                <w:kern w:val="0"/>
                <w:sz w:val="20"/>
                <w:szCs w:val="20"/>
                <w14:textFill>
                  <w14:solidFill>
                    <w14:schemeClr w14:val="tx1"/>
                  </w14:solidFill>
                </w14:textFill>
              </w:rPr>
              <w:t>（1</w:t>
            </w:r>
            <w:r>
              <w:rPr>
                <w:rFonts w:ascii="微软雅黑" w:hAnsi="微软雅黑" w:eastAsia="微软雅黑"/>
                <w:color w:val="000000" w:themeColor="text1"/>
                <w:kern w:val="0"/>
                <w:sz w:val="20"/>
                <w:szCs w:val="20"/>
                <w14:textFill>
                  <w14:solidFill>
                    <w14:schemeClr w14:val="tx1"/>
                  </w14:solidFill>
                </w14:textFill>
              </w:rPr>
              <w:t>2</w:t>
            </w:r>
            <w:r>
              <w:rPr>
                <w:rFonts w:hint="eastAsia" w:ascii="微软雅黑" w:hAnsi="微软雅黑" w:eastAsia="微软雅黑"/>
                <w:color w:val="000000" w:themeColor="text1"/>
                <w:kern w:val="0"/>
                <w:sz w:val="20"/>
                <w:szCs w:val="20"/>
                <w14:textFill>
                  <w14:solidFill>
                    <w14:schemeClr w14:val="tx1"/>
                  </w14:solidFill>
                </w14:textFill>
              </w:rPr>
              <w:t>,3）</w:t>
            </w:r>
          </w:p>
        </w:tc>
        <w:tc>
          <w:tcPr>
            <w:tcW w:w="1916" w:type="dxa"/>
          </w:tcPr>
          <w:p w14:paraId="7F072F6B">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51B31F98">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82</m:t>
                    </m:r>
                    <m:ctrlPr>
                      <w:rPr>
                        <w:rFonts w:ascii="Cambria Math" w:hAnsi="Cambria Math" w:eastAsia="微软雅黑"/>
                        <w:color w:val="000000" w:themeColor="text1"/>
                        <w:kern w:val="0"/>
                        <w:sz w:val="20"/>
                        <w:szCs w:val="20"/>
                        <w14:textFill>
                          <w14:solidFill>
                            <w14:schemeClr w14:val="tx1"/>
                          </w14:solidFill>
                        </w14:textFill>
                      </w:rPr>
                    </m:ctrlPr>
                  </m:e>
                </m:rad>
              </m:oMath>
            </m:oMathPara>
          </w:p>
        </w:tc>
        <w:tc>
          <w:tcPr>
            <w:tcW w:w="3539" w:type="dxa"/>
          </w:tcPr>
          <w:p w14:paraId="5FCFF07F">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w:p>
          <w:p w14:paraId="474A0FA7">
            <w:pPr>
              <w:spacing w:line="240" w:lineRule="exact"/>
              <w:rPr>
                <w:rFonts w:hint="eastAsia" w:ascii="微软雅黑" w:hAnsi="微软雅黑" w:eastAsia="微软雅黑"/>
                <w:color w:val="000000" w:themeColor="text1"/>
                <w:kern w:val="0"/>
                <w:sz w:val="20"/>
                <w:szCs w:val="20"/>
                <w14:textFill>
                  <w14:solidFill>
                    <w14:schemeClr w14:val="tx1"/>
                  </w14:solidFill>
                </w14:textFill>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(12−12)</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r>
                      <m:rPr/>
                      <w:rPr>
                        <w:rFonts w:ascii="Cambria Math" w:hAnsi="Cambria Math" w:eastAsia="微软雅黑"/>
                        <w:color w:val="000000" w:themeColor="text1"/>
                        <w:kern w:val="0"/>
                        <w:sz w:val="20"/>
                        <w:szCs w:val="20"/>
                        <w14:textFill>
                          <w14:solidFill>
                            <w14:schemeClr w14:val="tx1"/>
                          </w14:solidFill>
                        </w14:textFill>
                      </w:rPr>
                      <m:t>+</m:t>
                    </m:r>
                    <m:sSup>
                      <m:sSupPr>
                        <m:ctrlPr>
                          <w:rPr>
                            <w:rFonts w:ascii="Cambria Math" w:hAnsi="Cambria Math" w:eastAsia="微软雅黑"/>
                            <w:i/>
                            <w:color w:val="000000" w:themeColor="text1"/>
                            <w:kern w:val="0"/>
                            <w:sz w:val="20"/>
                            <w:szCs w:val="20"/>
                            <w14:textFill>
                              <w14:solidFill>
                                <w14:schemeClr w14:val="tx1"/>
                              </w14:solidFill>
                            </w14:textFill>
                          </w:rPr>
                        </m:ctrlPr>
                      </m:sSupPr>
                      <m:e>
                        <m:r>
                          <m:rPr/>
                          <w:rPr>
                            <w:rFonts w:ascii="Cambria Math" w:hAnsi="Cambria Math" w:eastAsia="微软雅黑"/>
                            <w:color w:val="000000" w:themeColor="text1"/>
                            <w:kern w:val="0"/>
                            <w:sz w:val="20"/>
                            <w:szCs w:val="20"/>
                            <w14:textFill>
                              <w14:solidFill>
                                <w14:schemeClr w14:val="tx1"/>
                              </w14:solidFill>
                            </w14:textFill>
                          </w:rPr>
                          <m:t>(6−3)</m:t>
                        </m:r>
                        <m:ctrlPr>
                          <w:rPr>
                            <w:rFonts w:ascii="Cambria Math" w:hAnsi="Cambria Math" w:eastAsia="微软雅黑"/>
                            <w:i/>
                            <w:color w:val="000000" w:themeColor="text1"/>
                            <w:kern w:val="0"/>
                            <w:sz w:val="20"/>
                            <w:szCs w:val="20"/>
                            <w14:textFill>
                              <w14:solidFill>
                                <w14:schemeClr w14:val="tx1"/>
                              </w14:solidFill>
                            </w14:textFill>
                          </w:rPr>
                        </m:ctrlPr>
                      </m:e>
                      <m:sup>
                        <m:r>
                          <m:rPr/>
                          <w:rPr>
                            <w:rFonts w:ascii="Cambria Math" w:hAnsi="Cambria Math" w:eastAsia="微软雅黑"/>
                            <w:color w:val="000000" w:themeColor="text1"/>
                            <w:kern w:val="0"/>
                            <w:sz w:val="20"/>
                            <w:szCs w:val="20"/>
                            <w14:textFill>
                              <w14:solidFill>
                                <w14:schemeClr w14:val="tx1"/>
                              </w14:solidFill>
                            </w14:textFill>
                          </w:rPr>
                          <m:t>2</m:t>
                        </m:r>
                        <m:ctrlPr>
                          <w:rPr>
                            <w:rFonts w:ascii="Cambria Math" w:hAnsi="Cambria Math" w:eastAsia="微软雅黑"/>
                            <w:i/>
                            <w:color w:val="000000" w:themeColor="text1"/>
                            <w:kern w:val="0"/>
                            <w:sz w:val="20"/>
                            <w:szCs w:val="20"/>
                            <w14:textFill>
                              <w14:solidFill>
                                <w14:schemeClr w14:val="tx1"/>
                              </w14:solidFill>
                            </w14:textFill>
                          </w:rPr>
                        </m:ctrlPr>
                      </m:sup>
                    </m:sSup>
                    <m:ctrlPr>
                      <w:rPr>
                        <w:rFonts w:ascii="Cambria Math" w:hAnsi="Cambria Math" w:eastAsia="微软雅黑"/>
                        <w:color w:val="000000" w:themeColor="text1"/>
                        <w:kern w:val="0"/>
                        <w:sz w:val="20"/>
                        <w:szCs w:val="20"/>
                        <w14:textFill>
                          <w14:solidFill>
                            <w14:schemeClr w14:val="tx1"/>
                          </w14:solidFill>
                        </w14:textFill>
                      </w:rPr>
                    </m:ctrlPr>
                  </m:e>
                </m:rad>
                <m:r>
                  <m:rPr>
                    <m:sty m:val="p"/>
                  </m:rPr>
                  <w:rPr>
                    <w:rFonts w:ascii="Cambria Math" w:hAnsi="Cambria Math" w:eastAsia="微软雅黑"/>
                    <w:color w:val="000000" w:themeColor="text1"/>
                    <w:kern w:val="0"/>
                    <w:sz w:val="20"/>
                    <w:szCs w:val="20"/>
                    <w14:textFill>
                      <w14:solidFill>
                        <w14:schemeClr w14:val="tx1"/>
                      </w14:solidFill>
                    </w14:textFill>
                  </w:rPr>
                  <m:t>=</m:t>
                </m:r>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9</m:t>
                    </m:r>
                    <m:ctrlPr>
                      <w:rPr>
                        <w:rFonts w:ascii="Cambria Math" w:hAnsi="Cambria Math" w:eastAsia="微软雅黑"/>
                        <w:color w:val="000000" w:themeColor="text1"/>
                        <w:kern w:val="0"/>
                        <w:sz w:val="20"/>
                        <w:szCs w:val="20"/>
                        <w14:textFill>
                          <w14:solidFill>
                            <w14:schemeClr w14:val="tx1"/>
                          </w14:solidFill>
                        </w14:textFill>
                      </w:rPr>
                    </m:ctrlPr>
                  </m:e>
                </m:rad>
              </m:oMath>
            </m:oMathPara>
          </w:p>
        </w:tc>
        <w:tc>
          <w:tcPr>
            <w:tcW w:w="1785" w:type="dxa"/>
          </w:tcPr>
          <w:p w14:paraId="7F47597F">
            <w:pPr>
              <w:rPr>
                <w:rFonts w:hint="eastAsia"/>
                <w:kern w:val="0"/>
                <w:sz w:val="20"/>
                <w:szCs w:val="20"/>
              </w:rPr>
            </w:pPr>
            <m:oMathPara>
              <m:oMath>
                <m:rad>
                  <m:radPr>
                    <m:degHide m:val="1"/>
                    <m:ctrlPr>
                      <w:rPr>
                        <w:rFonts w:ascii="Cambria Math" w:hAnsi="Cambria Math" w:eastAsia="微软雅黑"/>
                        <w:color w:val="000000" w:themeColor="text1"/>
                        <w:kern w:val="0"/>
                        <w:sz w:val="20"/>
                        <w:szCs w:val="20"/>
                        <w14:textFill>
                          <w14:solidFill>
                            <w14:schemeClr w14:val="tx1"/>
                          </w14:solidFill>
                        </w14:textFill>
                      </w:rPr>
                    </m:ctrlPr>
                  </m:radPr>
                  <m:deg>
                    <m:ctrlPr>
                      <w:rPr>
                        <w:rFonts w:ascii="Cambria Math" w:hAnsi="Cambria Math" w:eastAsia="微软雅黑"/>
                        <w:color w:val="000000" w:themeColor="text1"/>
                        <w:kern w:val="0"/>
                        <w:sz w:val="20"/>
                        <w:szCs w:val="20"/>
                        <w14:textFill>
                          <w14:solidFill>
                            <w14:schemeClr w14:val="tx1"/>
                          </w14:solidFill>
                        </w14:textFill>
                      </w:rPr>
                    </m:ctrlPr>
                  </m:deg>
                  <m:e>
                    <m:r>
                      <m:rPr/>
                      <w:rPr>
                        <w:rFonts w:ascii="Cambria Math" w:hAnsi="Cambria Math" w:eastAsia="微软雅黑"/>
                        <w:color w:val="000000" w:themeColor="text1"/>
                        <w:kern w:val="0"/>
                        <w:sz w:val="20"/>
                        <w:szCs w:val="20"/>
                        <w14:textFill>
                          <w14:solidFill>
                            <w14:schemeClr w14:val="tx1"/>
                          </w14:solidFill>
                        </w14:textFill>
                      </w:rPr>
                      <m:t>9</m:t>
                    </m:r>
                    <m:ctrlPr>
                      <w:rPr>
                        <w:rFonts w:ascii="Cambria Math" w:hAnsi="Cambria Math" w:eastAsia="微软雅黑"/>
                        <w:color w:val="000000" w:themeColor="text1"/>
                        <w:kern w:val="0"/>
                        <w:sz w:val="20"/>
                        <w:szCs w:val="20"/>
                        <w14:textFill>
                          <w14:solidFill>
                            <w14:schemeClr w14:val="tx1"/>
                          </w14:solidFill>
                        </w14:textFill>
                      </w:rPr>
                    </m:ctrlPr>
                  </m:e>
                </m:rad>
              </m:oMath>
            </m:oMathPara>
          </w:p>
        </w:tc>
      </w:tr>
    </w:tbl>
    <w:p w14:paraId="031C6221">
      <w:pPr>
        <w:spacing w:line="240" w:lineRule="exact"/>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从该表格可知，到点（</w:t>
      </w:r>
      <w:r>
        <w:rPr>
          <w:rFonts w:ascii="微软雅黑" w:hAnsi="微软雅黑" w:eastAsia="微软雅黑"/>
          <w:color w:val="000000" w:themeColor="text1"/>
          <w14:textFill>
            <w14:solidFill>
              <w14:schemeClr w14:val="tx1"/>
            </w14:solidFill>
          </w14:textFill>
        </w:rPr>
        <w:t>3</w:t>
      </w:r>
      <w:r>
        <w:rPr>
          <w:rFonts w:hint="eastAsia" w:ascii="微软雅黑" w:hAnsi="微软雅黑" w:eastAsia="微软雅黑"/>
          <w:color w:val="000000" w:themeColor="text1"/>
          <w14:textFill>
            <w14:solidFill>
              <w14:schemeClr w14:val="tx1"/>
            </w14:solidFill>
          </w14:textFill>
        </w:rPr>
        <w:t>,4）或（1</w:t>
      </w:r>
      <w:r>
        <w:rPr>
          <w:rFonts w:ascii="微软雅黑" w:hAnsi="微软雅黑" w:eastAsia="微软雅黑"/>
          <w:color w:val="000000" w:themeColor="text1"/>
          <w14:textFill>
            <w14:solidFill>
              <w14:schemeClr w14:val="tx1"/>
            </w14:solidFill>
          </w14:textFill>
        </w:rPr>
        <w:t>2</w:t>
      </w:r>
      <w:r>
        <w:rPr>
          <w:rFonts w:hint="eastAsia" w:ascii="微软雅黑" w:hAnsi="微软雅黑" w:eastAsia="微软雅黑"/>
          <w:color w:val="000000" w:themeColor="text1"/>
          <w14:textFill>
            <w14:solidFill>
              <w14:schemeClr w14:val="tx1"/>
            </w14:solidFill>
          </w14:textFill>
        </w:rPr>
        <w:t>,6）的</w:t>
      </w:r>
      <w:r>
        <w:rPr>
          <w:rFonts w:hint="eastAsia" w:ascii="微软雅黑" w:hAnsi="微软雅黑" w:eastAsia="微软雅黑"/>
          <w:color w:val="000000" w:themeColor="text1"/>
          <w:highlight w:val="yellow"/>
          <w:rPrChange w:id="207" w:author="包子姐" w:date="2026-06-21T21:52:51Z">
            <w:rPr>
              <w:rFonts w:hint="eastAsia" w:ascii="微软雅黑" w:hAnsi="微软雅黑" w:eastAsia="微软雅黑"/>
              <w:color w:val="000000" w:themeColor="text1"/>
              <w14:textFill>
                <w14:solidFill>
                  <w14:schemeClr w14:val="tx1"/>
                </w14:solidFill>
              </w14:textFill>
            </w:rPr>
          </w:rPrChange>
          <w14:textFill>
            <w14:solidFill>
              <w14:schemeClr w14:val="tx1"/>
            </w14:solidFill>
          </w14:textFill>
        </w:rPr>
        <w:t>最短距离最大的点</w:t>
      </w:r>
      <w:r>
        <w:rPr>
          <w:rFonts w:hint="eastAsia" w:ascii="微软雅黑" w:hAnsi="微软雅黑" w:eastAsia="微软雅黑"/>
          <w:color w:val="000000" w:themeColor="text1"/>
          <w14:textFill>
            <w14:solidFill>
              <w14:schemeClr w14:val="tx1"/>
            </w14:solidFill>
          </w14:textFill>
        </w:rPr>
        <w:t>是（7,10）。综上，我们选择（3,4），（1</w:t>
      </w:r>
      <w:r>
        <w:rPr>
          <w:rFonts w:ascii="微软雅黑" w:hAnsi="微软雅黑" w:eastAsia="微软雅黑"/>
          <w:color w:val="000000" w:themeColor="text1"/>
          <w14:textFill>
            <w14:solidFill>
              <w14:schemeClr w14:val="tx1"/>
            </w14:solidFill>
          </w14:textFill>
        </w:rPr>
        <w:t>2</w:t>
      </w:r>
      <w:r>
        <w:rPr>
          <w:rFonts w:hint="eastAsia" w:ascii="微软雅黑" w:hAnsi="微软雅黑" w:eastAsia="微软雅黑"/>
          <w:color w:val="000000" w:themeColor="text1"/>
          <w14:textFill>
            <w14:solidFill>
              <w14:schemeClr w14:val="tx1"/>
            </w14:solidFill>
          </w14:textFill>
        </w:rPr>
        <w:t>,6），（7,10）作为三个初始点。</w:t>
      </w:r>
    </w:p>
    <w:p w14:paraId="2917678C">
      <w:pPr>
        <w:rPr>
          <w:ins w:id="208" w:author="包子姐" w:date="2026-06-21T21:50:39Z"/>
          <w:rFonts w:hint="eastAsia" w:ascii="宋体" w:hAnsi="宋体" w:eastAsia="宋体"/>
        </w:rPr>
      </w:pPr>
    </w:p>
    <w:p w14:paraId="0A0FE1E9">
      <w:pPr>
        <w:rPr>
          <w:ins w:id="209" w:author="包子姐" w:date="2026-06-21T21:50:39Z"/>
          <w:rFonts w:hint="eastAsia" w:ascii="宋体" w:hAnsi="宋体" w:eastAsia="宋体"/>
        </w:rPr>
      </w:pPr>
    </w:p>
    <w:p w14:paraId="3F691968">
      <w:pPr>
        <w:pBdr>
          <w:bottom w:val="single" w:color="auto" w:sz="4" w:space="0"/>
        </w:pBdr>
        <w:rPr>
          <w:ins w:id="211" w:author="包子姐" w:date="2026-06-21T21:50:40Z"/>
          <w:rFonts w:hint="eastAsia" w:ascii="宋体" w:hAnsi="宋体" w:eastAsia="宋体"/>
        </w:rPr>
        <w:pPrChange w:id="210" w:author="包子姐" w:date="2026-06-21T21:50:41Z">
          <w:pPr/>
        </w:pPrChange>
      </w:pPr>
    </w:p>
    <w:p w14:paraId="15352EAF">
      <w:pPr>
        <w:rPr>
          <w:rFonts w:hint="default" w:ascii="宋体" w:hAnsi="宋体" w:eastAsia="宋体"/>
          <w:lang w:val="en-US" w:eastAsia="zh-CN"/>
        </w:rPr>
      </w:pPr>
    </w:p>
    <w:p w14:paraId="5F642151">
      <w:pPr>
        <w:pStyle w:val="5"/>
        <w:spacing w:line="240" w:lineRule="exact"/>
        <w:ind w:left="360" w:firstLine="0" w:firstLineChars="0"/>
        <w:rPr>
          <w:rFonts w:hint="eastAsia" w:ascii="微软雅黑" w:hAnsi="微软雅黑" w:eastAsia="微软雅黑"/>
          <w:color w:val="5B9BD5" w:themeColor="accent5"/>
          <w14:textFill>
            <w14:solidFill>
              <w14:schemeClr w14:val="accent5"/>
            </w14:solidFill>
          </w14:textFill>
        </w:rPr>
      </w:pPr>
      <w:r>
        <w:rPr>
          <w:rStyle w:val="23"/>
        </w:rPr>
        <w:t>7.3.4</w:t>
      </w:r>
      <w:r>
        <w:rPr>
          <w:rFonts w:ascii="宋体" w:hAnsi="宋体" w:eastAsia="宋体"/>
        </w:rPr>
        <w:t xml:space="preserve"> </w:t>
      </w:r>
      <w:r>
        <w:t>对于图7</w:t>
      </w:r>
      <w:r>
        <w:rPr>
          <w:rFonts w:hint="eastAsia"/>
        </w:rPr>
        <w:t>-</w:t>
      </w:r>
      <w:r>
        <w:t xml:space="preserve">8中的三个簇: </w:t>
      </w:r>
      <w:r>
        <w:br w:type="textWrapping"/>
      </w:r>
      <w:r>
        <w:t>a) 计算每个</w:t>
      </w:r>
      <w:r>
        <w:rPr>
          <w:rFonts w:hint="eastAsia" w:ascii="微软雅黑" w:hAnsi="微软雅黑" w:eastAsia="微软雅黑"/>
          <w:color w:val="000000" w:themeColor="text1"/>
          <w:highlight w:val="yellow"/>
          <w:rPrChange w:id="212" w:author="包子姐" w:date="2026-06-21T21:53:31Z">
            <w:rPr/>
          </w:rPrChange>
          <w14:textFill>
            <w14:solidFill>
              <w14:schemeClr w14:val="tx1"/>
            </w14:solidFill>
          </w14:textFill>
        </w:rPr>
        <w:t>簇的BFR算法</w:t>
      </w:r>
      <w:r>
        <w:t>表示,即计算</w:t>
      </w:r>
      <w:r>
        <w:rPr>
          <w:rFonts w:hint="eastAsia" w:ascii="微软雅黑" w:hAnsi="微软雅黑" w:eastAsia="微软雅黑"/>
          <w:color w:val="000000" w:themeColor="text1"/>
          <w:highlight w:val="yellow"/>
          <w:rPrChange w:id="213" w:author="包子姐" w:date="2026-06-21T21:53:27Z">
            <w:rPr/>
          </w:rPrChange>
          <w14:textFill>
            <w14:solidFill>
              <w14:schemeClr w14:val="tx1"/>
            </w14:solidFill>
          </w14:textFill>
        </w:rPr>
        <w:t xml:space="preserve">N、SUM和SUMSQ。 </w:t>
      </w:r>
      <w:r>
        <w:rPr>
          <w:rFonts w:hint="eastAsia" w:ascii="微软雅黑" w:hAnsi="微软雅黑" w:eastAsia="微软雅黑"/>
          <w:color w:val="000000" w:themeColor="text1"/>
          <w:highlight w:val="yellow"/>
          <w:rPrChange w:id="214" w:author="包子姐" w:date="2026-06-21T21:53:27Z">
            <w:rPr/>
          </w:rPrChange>
          <w14:textFill>
            <w14:solidFill>
              <w14:schemeClr w14:val="tx1"/>
            </w14:solidFill>
          </w14:textFill>
        </w:rPr>
        <w:br w:type="textWrapping"/>
      </w:r>
      <w:r>
        <w:t>b) 计算每个簇在两个维度上</w:t>
      </w:r>
      <w:r>
        <w:rPr>
          <w:rFonts w:hint="eastAsia"/>
        </w:rPr>
        <w:t>(x和y)</w:t>
      </w:r>
      <w:r>
        <w:t>的</w:t>
      </w:r>
      <w:r>
        <w:rPr>
          <w:rFonts w:hint="eastAsia" w:ascii="微软雅黑" w:hAnsi="微软雅黑" w:eastAsia="微软雅黑"/>
          <w:color w:val="000000" w:themeColor="text1"/>
          <w:highlight w:val="yellow"/>
          <w:rPrChange w:id="215" w:author="包子姐" w:date="2026-06-21T21:53:29Z">
            <w:rPr/>
          </w:rPrChange>
          <w14:textFill>
            <w14:solidFill>
              <w14:schemeClr w14:val="tx1"/>
            </w14:solidFill>
          </w14:textFill>
        </w:rPr>
        <w:t>方差和标准差。</w:t>
      </w:r>
    </w:p>
    <w:p w14:paraId="1F5F159E">
      <w:pPr>
        <w:jc w:val="center"/>
        <w:rPr>
          <w:rFonts w:hint="eastAsia"/>
        </w:rPr>
      </w:pPr>
      <w:r>
        <w:drawing>
          <wp:inline distT="0" distB="0" distL="0" distR="0">
            <wp:extent cx="3730625" cy="2377440"/>
            <wp:effectExtent l="0" t="0" r="3175" b="381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32"/>
                    <a:srcRect b="12808"/>
                    <a:stretch>
                      <a:fillRect/>
                    </a:stretch>
                  </pic:blipFill>
                  <pic:spPr>
                    <a:xfrm>
                      <a:off x="0" y="0"/>
                      <a:ext cx="3754777" cy="2392574"/>
                    </a:xfrm>
                    <a:prstGeom prst="rect">
                      <a:avLst/>
                    </a:prstGeom>
                    <a:ln>
                      <a:noFill/>
                    </a:ln>
                  </pic:spPr>
                </pic:pic>
              </a:graphicData>
            </a:graphic>
          </wp:inline>
        </w:drawing>
      </w:r>
    </w:p>
    <w:p w14:paraId="6CDB7F43">
      <w:pPr>
        <w:jc w:val="center"/>
        <w:rPr>
          <w:rFonts w:hint="eastAsia"/>
        </w:rPr>
      </w:pPr>
      <w:r>
        <w:rPr>
          <w:rFonts w:hint="eastAsia"/>
        </w:rPr>
        <w:t>图7-8 习题示例图</w:t>
      </w:r>
    </w:p>
    <w:p w14:paraId="04200DDF">
      <w:pPr>
        <w:pStyle w:val="30"/>
        <w:ind w:firstLine="420"/>
        <w:rPr>
          <w:rFonts w:ascii="Times New Roman" w:hAnsi="Times New Roman"/>
        </w:rPr>
      </w:pPr>
      <w:r>
        <w:rPr>
          <w:rFonts w:hint="eastAsia"/>
          <w:b/>
          <w:bCs/>
        </w:rPr>
        <w:t>参考答案：</w:t>
      </w:r>
      <w:r>
        <w:t>a)</w:t>
      </w:r>
      <w:r>
        <w:rPr>
          <w:rFonts w:hint="eastAsia" w:ascii="Times New Roman" w:hAnsi="Times New Roman" w:eastAsia="宋体"/>
        </w:rPr>
        <w:t>根据图7-8，图中存在三个簇：</w:t>
      </w:r>
    </w:p>
    <w:p w14:paraId="5D4C3A5B">
      <w:pPr>
        <w:pStyle w:val="30"/>
        <w:ind w:left="1260"/>
        <w:rPr>
          <w:rFonts w:hint="eastAsia"/>
          <w:b/>
          <w:bCs/>
        </w:rPr>
      </w:pPr>
      <w:r>
        <w:rPr>
          <w:rFonts w:ascii="Times New Roman" w:hAnsi="Times New Roman" w:eastAsia="Times New Roman"/>
        </w:rPr>
        <w:t>Cluster 1: (4,10), (7,10), (4,8), (6,8)</w:t>
      </w:r>
      <w:r>
        <w:rPr>
          <w:rFonts w:ascii="Times New Roman" w:hAnsi="Times New Roman" w:eastAsia="Times New Roman"/>
        </w:rPr>
        <w:br w:type="textWrapping"/>
      </w:r>
      <w:r>
        <w:rPr>
          <w:rFonts w:ascii="Times New Roman" w:hAnsi="Times New Roman" w:eastAsia="Times New Roman"/>
        </w:rPr>
        <w:t>Cluster 2: (12,6), (10,5), (11,4), (</w:t>
      </w:r>
      <w:r>
        <w:rPr>
          <w:rFonts w:hint="eastAsia" w:ascii="Times New Roman" w:hAnsi="Times New Roman"/>
        </w:rPr>
        <w:t>12</w:t>
      </w:r>
      <w:r>
        <w:rPr>
          <w:rFonts w:ascii="Times New Roman" w:hAnsi="Times New Roman" w:eastAsia="Times New Roman"/>
        </w:rPr>
        <w:t>,</w:t>
      </w:r>
      <w:r>
        <w:rPr>
          <w:rFonts w:hint="eastAsia" w:ascii="Times New Roman" w:hAnsi="Times New Roman"/>
        </w:rPr>
        <w:t>3</w:t>
      </w:r>
      <w:r>
        <w:rPr>
          <w:rFonts w:ascii="Times New Roman" w:hAnsi="Times New Roman" w:eastAsia="Times New Roman"/>
        </w:rPr>
        <w:t>), (9,3)</w:t>
      </w:r>
      <w:r>
        <w:rPr>
          <w:rFonts w:ascii="Times New Roman" w:hAnsi="Times New Roman" w:eastAsia="Times New Roman"/>
        </w:rPr>
        <w:br w:type="textWrapping"/>
      </w:r>
      <w:r>
        <w:rPr>
          <w:rFonts w:ascii="Times New Roman" w:hAnsi="Times New Roman" w:eastAsia="Times New Roman"/>
        </w:rPr>
        <w:t>Cluster 3: (2,2), (5,2), (3</w:t>
      </w:r>
      <w:r>
        <w:rPr>
          <w:rFonts w:hint="eastAsia" w:ascii="宋体" w:hAnsi="宋体" w:eastAsia="宋体" w:cs="宋体"/>
        </w:rPr>
        <w:t>,4</w:t>
      </w:r>
      <w:r>
        <w:rPr>
          <w:rFonts w:ascii="Times New Roman" w:hAnsi="Times New Roman" w:eastAsia="Times New Roman"/>
        </w:rPr>
        <w:t>)</w:t>
      </w:r>
    </w:p>
    <w:p w14:paraId="506798F0">
      <w:pPr>
        <w:rPr>
          <w:rFonts w:hint="eastAsia"/>
        </w:rPr>
      </w:pPr>
    </w:p>
    <w:p w14:paraId="31630DE6">
      <w:pPr>
        <w:pStyle w:val="12"/>
        <w:widowControl/>
        <w:shd w:val="clear" w:color="auto" w:fill="FFFFFF"/>
        <w:spacing w:beforeAutospacing="0" w:afterAutospacing="0"/>
        <w:ind w:left="1260" w:leftChars="600"/>
        <w:rPr>
          <w:rFonts w:ascii="Times New Roman" w:hAnsi="Times New Roman" w:eastAsia="Times New Roman"/>
        </w:rPr>
      </w:pPr>
      <w:r>
        <w:rPr>
          <w:rFonts w:ascii="Times New Roman" w:hAnsi="Times New Roman" w:eastAsia="Times New Roman"/>
        </w:rPr>
        <w:t>Cluster 1:</w:t>
      </w:r>
      <w:r>
        <w:rPr>
          <w:rFonts w:ascii="Times New Roman" w:hAnsi="Times New Roman" w:eastAsia="Times New Roman"/>
        </w:rPr>
        <w:br w:type="textWrapping"/>
      </w:r>
      <w:r>
        <w:rPr>
          <w:rFonts w:ascii="Times New Roman" w:hAnsi="Times New Roman" w:eastAsia="Times New Roman"/>
        </w:rPr>
        <w:t>N = 4</w:t>
      </w:r>
      <w:r>
        <w:rPr>
          <w:rFonts w:ascii="Times New Roman" w:hAnsi="Times New Roman" w:eastAsia="Times New Roman"/>
        </w:rPr>
        <w:br w:type="textWrapping"/>
      </w:r>
      <w:r>
        <w:rPr>
          <w:rFonts w:ascii="Times New Roman" w:hAnsi="Times New Roman" w:eastAsia="Times New Roman"/>
        </w:rPr>
        <w:t>SUM_x = 21, SUM_y = 36</w:t>
      </w:r>
      <w:r>
        <w:rPr>
          <w:rFonts w:ascii="Times New Roman" w:hAnsi="Times New Roman" w:eastAsia="Times New Roman"/>
        </w:rPr>
        <w:br w:type="textWrapping"/>
      </w:r>
      <w:r>
        <w:rPr>
          <w:rFonts w:ascii="Times New Roman" w:hAnsi="Times New Roman" w:eastAsia="Times New Roman"/>
        </w:rPr>
        <w:t>SUMSQ_x = 117, SUMSQ_y = 328</w:t>
      </w:r>
      <w:r>
        <w:rPr>
          <w:rFonts w:ascii="Times New Roman" w:hAnsi="Times New Roman" w:eastAsia="Times New Roman"/>
        </w:rPr>
        <w:br w:type="textWrapping"/>
      </w:r>
    </w:p>
    <w:p w14:paraId="4018FACF">
      <w:pPr>
        <w:pStyle w:val="12"/>
        <w:widowControl/>
        <w:shd w:val="clear" w:color="auto" w:fill="FFFFFF"/>
        <w:spacing w:beforeAutospacing="0" w:afterAutospacing="0"/>
        <w:ind w:left="1260" w:leftChars="600"/>
        <w:rPr>
          <w:rFonts w:ascii="Times New Roman" w:hAnsi="Times New Roman" w:eastAsia="Times New Roman"/>
        </w:rPr>
      </w:pPr>
      <w:r>
        <w:rPr>
          <w:rFonts w:ascii="Times New Roman" w:hAnsi="Times New Roman" w:eastAsia="Times New Roman"/>
        </w:rPr>
        <w:t>Cluster 2:</w:t>
      </w:r>
      <w:r>
        <w:rPr>
          <w:rFonts w:ascii="Times New Roman" w:hAnsi="Times New Roman" w:eastAsia="Times New Roman"/>
        </w:rPr>
        <w:br w:type="textWrapping"/>
      </w:r>
      <w:r>
        <w:rPr>
          <w:rFonts w:ascii="Times New Roman" w:hAnsi="Times New Roman" w:eastAsia="Times New Roman"/>
        </w:rPr>
        <w:t>N = 5</w:t>
      </w:r>
      <w:r>
        <w:rPr>
          <w:rFonts w:ascii="Times New Roman" w:hAnsi="Times New Roman" w:eastAsia="Times New Roman"/>
        </w:rPr>
        <w:br w:type="textWrapping"/>
      </w:r>
      <w:r>
        <w:rPr>
          <w:rFonts w:ascii="Times New Roman" w:hAnsi="Times New Roman" w:eastAsia="Times New Roman"/>
        </w:rPr>
        <w:t>SUM_x = 54, SUM_y = 21</w:t>
      </w:r>
      <w:r>
        <w:rPr>
          <w:rFonts w:ascii="Times New Roman" w:hAnsi="Times New Roman" w:eastAsia="Times New Roman"/>
        </w:rPr>
        <w:br w:type="textWrapping"/>
      </w:r>
      <w:r>
        <w:rPr>
          <w:rFonts w:ascii="Times New Roman" w:hAnsi="Times New Roman" w:eastAsia="Times New Roman"/>
        </w:rPr>
        <w:t>SUMSQ_x = 590, SUMSQ_y = 95</w:t>
      </w:r>
      <w:r>
        <w:rPr>
          <w:rFonts w:ascii="Times New Roman" w:hAnsi="Times New Roman" w:eastAsia="Times New Roman"/>
        </w:rPr>
        <w:br w:type="textWrapping"/>
      </w:r>
    </w:p>
    <w:p w14:paraId="195AB144">
      <w:pPr>
        <w:pStyle w:val="12"/>
        <w:widowControl/>
        <w:shd w:val="clear" w:color="auto" w:fill="FFFFFF"/>
        <w:spacing w:beforeAutospacing="0" w:afterAutospacing="0"/>
        <w:ind w:left="1260" w:leftChars="600"/>
        <w:rPr>
          <w:rFonts w:ascii="Times New Roman" w:hAnsi="Times New Roman" w:eastAsia="Times New Roman"/>
        </w:rPr>
      </w:pPr>
      <w:r>
        <w:rPr>
          <w:rFonts w:ascii="Times New Roman" w:hAnsi="Times New Roman" w:eastAsia="Times New Roman"/>
        </w:rPr>
        <w:t>Cluster 3:</w:t>
      </w:r>
      <w:r>
        <w:rPr>
          <w:rFonts w:ascii="Times New Roman" w:hAnsi="Times New Roman" w:eastAsia="Times New Roman"/>
        </w:rPr>
        <w:br w:type="textWrapping"/>
      </w:r>
      <w:r>
        <w:rPr>
          <w:rFonts w:ascii="Times New Roman" w:hAnsi="Times New Roman" w:eastAsia="Times New Roman"/>
        </w:rPr>
        <w:t>N = 3</w:t>
      </w:r>
      <w:r>
        <w:rPr>
          <w:rFonts w:ascii="Times New Roman" w:hAnsi="Times New Roman" w:eastAsia="Times New Roman"/>
        </w:rPr>
        <w:br w:type="textWrapping"/>
      </w:r>
      <w:r>
        <w:rPr>
          <w:rFonts w:ascii="Times New Roman" w:hAnsi="Times New Roman" w:eastAsia="Times New Roman"/>
        </w:rPr>
        <w:t>SUM_x = 10, SUM_y = 8</w:t>
      </w:r>
      <w:r>
        <w:rPr>
          <w:rFonts w:ascii="Times New Roman" w:hAnsi="Times New Roman" w:eastAsia="Times New Roman"/>
        </w:rPr>
        <w:br w:type="textWrapping"/>
      </w:r>
      <w:r>
        <w:rPr>
          <w:rFonts w:ascii="Times New Roman" w:hAnsi="Times New Roman" w:eastAsia="Times New Roman"/>
        </w:rPr>
        <w:t>SUMSQ_x = 38, SUMSQ_y = 24</w:t>
      </w:r>
    </w:p>
    <w:p w14:paraId="4030D634">
      <w:pPr>
        <w:pStyle w:val="30"/>
        <w:ind w:left="840" w:firstLine="420" w:firstLineChars="200"/>
        <w:rPr>
          <w:rFonts w:hint="eastAsia"/>
        </w:rPr>
      </w:pPr>
    </w:p>
    <w:p w14:paraId="474F3DEB">
      <w:pPr>
        <w:pStyle w:val="30"/>
        <w:ind w:left="840" w:firstLine="420" w:firstLineChars="200"/>
        <w:rPr>
          <w:rFonts w:hint="eastAsia"/>
          <w:b/>
          <w:bCs/>
        </w:rPr>
      </w:pPr>
      <w:r>
        <w:t>b)</w:t>
      </w:r>
    </w:p>
    <w:p w14:paraId="46072D66">
      <w:pPr>
        <w:pStyle w:val="12"/>
        <w:widowControl/>
        <w:shd w:val="clear" w:color="auto" w:fill="FFFFFF"/>
        <w:spacing w:beforeAutospacing="0" w:afterAutospacing="0"/>
        <w:ind w:left="1260" w:leftChars="600"/>
        <w:rPr>
          <w:rFonts w:ascii="Times New Roman" w:hAnsi="Times New Roman" w:eastAsia="Times New Roman"/>
        </w:rPr>
      </w:pPr>
      <w:r>
        <w:rPr>
          <w:rFonts w:ascii="Times New Roman" w:hAnsi="Times New Roman" w:eastAsia="Times New Roman"/>
        </w:rPr>
        <w:t>Cluster 1:</w:t>
      </w:r>
      <w:r>
        <w:rPr>
          <w:rFonts w:ascii="Times New Roman" w:hAnsi="Times New Roman" w:eastAsia="Times New Roman"/>
        </w:rPr>
        <w:br w:type="textWrapping"/>
      </w:r>
      <w:r>
        <w:rPr>
          <w:rFonts w:ascii="Times New Roman" w:hAnsi="Times New Roman" w:eastAsia="Times New Roman"/>
        </w:rPr>
        <w:t>Variance_x = 27/16, Variance_y = 1</w:t>
      </w:r>
      <w:r>
        <w:rPr>
          <w:rFonts w:ascii="Times New Roman" w:hAnsi="Times New Roman" w:eastAsia="Times New Roman"/>
        </w:rPr>
        <w:br w:type="textWrapping"/>
      </w:r>
      <w:r>
        <w:rPr>
          <w:rFonts w:ascii="Times New Roman" w:hAnsi="Times New Roman" w:eastAsia="Times New Roman"/>
        </w:rPr>
        <w:t>Standard Deviation_x = 3 / 4*√3, Standard Deviation_y = 1</w:t>
      </w:r>
    </w:p>
    <w:p w14:paraId="1C657168">
      <w:pPr>
        <w:pStyle w:val="12"/>
        <w:widowControl/>
        <w:shd w:val="clear" w:color="auto" w:fill="FFFFFF"/>
        <w:spacing w:beforeAutospacing="0" w:afterAutospacing="0"/>
        <w:ind w:left="1260" w:leftChars="600"/>
        <w:rPr>
          <w:rFonts w:ascii="Times New Roman" w:hAnsi="Times New Roman" w:eastAsia="Times New Roman"/>
        </w:rPr>
      </w:pPr>
    </w:p>
    <w:p w14:paraId="7ABC63F7">
      <w:pPr>
        <w:pStyle w:val="12"/>
        <w:widowControl/>
        <w:shd w:val="clear" w:color="auto" w:fill="FFFFFF"/>
        <w:spacing w:beforeAutospacing="0" w:afterAutospacing="0"/>
        <w:ind w:left="1260" w:leftChars="600"/>
        <w:rPr>
          <w:rFonts w:ascii="Times New Roman" w:hAnsi="Times New Roman" w:eastAsia="Times New Roman"/>
        </w:rPr>
      </w:pPr>
      <w:r>
        <w:rPr>
          <w:rFonts w:ascii="Times New Roman" w:hAnsi="Times New Roman" w:eastAsia="Times New Roman"/>
        </w:rPr>
        <w:t xml:space="preserve"> Cluster 2:</w:t>
      </w:r>
      <w:r>
        <w:rPr>
          <w:rFonts w:ascii="Times New Roman" w:hAnsi="Times New Roman" w:eastAsia="Times New Roman"/>
        </w:rPr>
        <w:br w:type="textWrapping"/>
      </w:r>
      <w:r>
        <w:rPr>
          <w:rFonts w:ascii="Times New Roman" w:hAnsi="Times New Roman" w:eastAsia="Times New Roman"/>
        </w:rPr>
        <w:t>Variance_x = 34/25, Variance_y = 34/25</w:t>
      </w:r>
      <w:r>
        <w:rPr>
          <w:rFonts w:ascii="Times New Roman" w:hAnsi="Times New Roman" w:eastAsia="Times New Roman"/>
        </w:rPr>
        <w:br w:type="textWrapping"/>
      </w:r>
      <w:r>
        <w:rPr>
          <w:rFonts w:ascii="Times New Roman" w:hAnsi="Times New Roman" w:eastAsia="Times New Roman"/>
        </w:rPr>
        <w:t>Standard Deviation_x = √34 / 5, Standard Deviation_y = √34 / 5</w:t>
      </w:r>
    </w:p>
    <w:p w14:paraId="2853FBFC">
      <w:pPr>
        <w:pStyle w:val="12"/>
        <w:widowControl/>
        <w:shd w:val="clear" w:color="auto" w:fill="FFFFFF"/>
        <w:spacing w:beforeAutospacing="0" w:afterAutospacing="0"/>
        <w:ind w:left="1260" w:leftChars="600"/>
        <w:rPr>
          <w:rFonts w:ascii="Times New Roman" w:hAnsi="Times New Roman" w:eastAsia="Times New Roman"/>
        </w:rPr>
      </w:pPr>
    </w:p>
    <w:p w14:paraId="497B9C07">
      <w:pPr>
        <w:ind w:left="1260" w:leftChars="600"/>
        <w:rPr>
          <w:rFonts w:hint="eastAsia" w:ascii="宋体" w:hAnsi="宋体" w:eastAsia="宋体"/>
        </w:rPr>
      </w:pPr>
      <w:r>
        <w:rPr>
          <w:rFonts w:ascii="Times New Roman" w:hAnsi="Times New Roman" w:eastAsia="Times New Roman"/>
        </w:rPr>
        <w:t>Cluster 3:</w:t>
      </w:r>
      <w:r>
        <w:rPr>
          <w:rFonts w:ascii="Times New Roman" w:hAnsi="Times New Roman" w:eastAsia="Times New Roman"/>
        </w:rPr>
        <w:br w:type="textWrapping"/>
      </w:r>
      <w:r>
        <w:rPr>
          <w:rFonts w:ascii="Times New Roman" w:hAnsi="Times New Roman" w:eastAsia="Times New Roman"/>
        </w:rPr>
        <w:t>Variance_x = 14/9, Variance_y = 8/9</w:t>
      </w:r>
      <w:r>
        <w:rPr>
          <w:rFonts w:ascii="Times New Roman" w:hAnsi="Times New Roman" w:eastAsia="Times New Roman"/>
        </w:rPr>
        <w:br w:type="textWrapping"/>
      </w:r>
      <w:r>
        <w:rPr>
          <w:rFonts w:ascii="Times New Roman" w:hAnsi="Times New Roman" w:eastAsia="Times New Roman"/>
        </w:rPr>
        <w:t>Standard Deviation_x = √14 / 3, Standard Deviation_y = 2/3 √2</w:t>
      </w:r>
    </w:p>
    <w:p w14:paraId="1E47D215">
      <w:pPr>
        <w:pStyle w:val="5"/>
        <w:widowControl/>
        <w:spacing w:before="100" w:beforeAutospacing="1" w:after="100" w:afterAutospacing="1"/>
        <w:ind w:left="360" w:firstLine="0" w:firstLineChars="0"/>
        <w:jc w:val="left"/>
        <w:rPr>
          <w:rFonts w:hint="eastAsia" w:ascii="宋体" w:hAnsi="宋体" w:eastAsia="宋体"/>
        </w:rPr>
      </w:pPr>
    </w:p>
    <w:p w14:paraId="282FC960">
      <w:pPr>
        <w:widowControl/>
        <w:spacing w:before="100" w:beforeAutospacing="1" w:after="100" w:afterAutospacing="1"/>
        <w:ind w:left="360" w:firstLineChars="0"/>
        <w:jc w:val="left"/>
        <w:rPr>
          <w:ins w:id="217" w:author="包子姐" w:date="2026-06-21T21:38:39Z"/>
          <w:rStyle w:val="23"/>
        </w:rPr>
        <w:pPrChange w:id="216" w:author="包子姐" w:date="2026-06-21T21:38:39Z">
          <w:pPr>
            <w:pStyle w:val="5"/>
            <w:widowControl/>
            <w:spacing w:before="100" w:beforeAutospacing="1" w:after="100" w:afterAutospacing="1"/>
            <w:ind w:left="360" w:firstLine="0" w:firstLineChars="0"/>
            <w:jc w:val="left"/>
          </w:pPr>
        </w:pPrChange>
      </w:pPr>
      <w:ins w:id="218" w:author="包子姐" w:date="2026-06-21T21:38:39Z">
        <w:r>
          <w:rPr>
            <w:rStyle w:val="23"/>
          </w:rPr>
          <w:br w:type="page"/>
        </w:r>
      </w:ins>
    </w:p>
    <w:p w14:paraId="3751CC9A">
      <w:pPr>
        <w:pStyle w:val="5"/>
        <w:widowControl/>
        <w:spacing w:before="100" w:beforeAutospacing="1" w:after="100" w:afterAutospacing="1"/>
        <w:ind w:left="360" w:firstLine="0" w:firstLineChars="0"/>
        <w:jc w:val="left"/>
        <w:rPr>
          <w:ins w:id="219" w:author="包子姐" w:date="2026-06-21T21:38:41Z"/>
          <w:rStyle w:val="23"/>
          <w:rFonts w:hint="eastAsia" w:eastAsiaTheme="minorEastAsia"/>
          <w:sz w:val="32"/>
          <w:szCs w:val="32"/>
          <w:highlight w:val="yellow"/>
          <w:lang w:val="en-US" w:eastAsia="zh-CN"/>
          <w:rPrChange w:id="220" w:author="包子姐" w:date="2026-06-26T20:08:13Z">
            <w:rPr>
              <w:ins w:id="221" w:author="包子姐" w:date="2026-06-21T21:38:41Z"/>
              <w:rStyle w:val="23"/>
              <w:rFonts w:hint="eastAsia" w:eastAsiaTheme="minorEastAsia"/>
              <w:lang w:val="en-US" w:eastAsia="zh-CN"/>
            </w:rPr>
          </w:rPrChange>
        </w:rPr>
      </w:pPr>
      <w:ins w:id="222" w:author="包子姐" w:date="2026-06-22T21:49:06Z">
        <w:r>
          <w:rPr>
            <w:rStyle w:val="23"/>
            <w:rFonts w:hint="eastAsia"/>
            <w:sz w:val="32"/>
            <w:szCs w:val="32"/>
            <w:highlight w:val="yellow"/>
            <w:lang w:val="en-US" w:eastAsia="zh-CN"/>
            <w:rPrChange w:id="223" w:author="包子姐" w:date="2026-06-26T20:08:13Z">
              <w:rPr>
                <w:rStyle w:val="23"/>
                <w:rFonts w:hint="eastAsia"/>
                <w:sz w:val="32"/>
                <w:szCs w:val="32"/>
                <w:lang w:val="en-US" w:eastAsia="zh-CN"/>
              </w:rPr>
            </w:rPrChange>
          </w:rPr>
          <w:t xml:space="preserve">8 </w:t>
        </w:r>
      </w:ins>
      <w:ins w:id="224" w:author="包子姐" w:date="2026-06-21T21:38:44Z">
        <w:r>
          <w:rPr>
            <w:rStyle w:val="23"/>
            <w:rFonts w:hint="eastAsia"/>
            <w:sz w:val="32"/>
            <w:szCs w:val="32"/>
            <w:highlight w:val="yellow"/>
            <w:lang w:val="en-US" w:eastAsia="zh-CN"/>
            <w:rPrChange w:id="225" w:author="包子姐" w:date="2026-06-26T20:08:13Z">
              <w:rPr>
                <w:rStyle w:val="23"/>
                <w:rFonts w:hint="eastAsia"/>
                <w:lang w:val="en-US" w:eastAsia="zh-CN"/>
              </w:rPr>
            </w:rPrChange>
          </w:rPr>
          <w:t>降维</w:t>
        </w:r>
      </w:ins>
    </w:p>
    <w:p w14:paraId="712DDDD8">
      <w:pPr>
        <w:pStyle w:val="5"/>
        <w:widowControl/>
        <w:spacing w:before="100" w:beforeAutospacing="1" w:after="100" w:afterAutospacing="1"/>
        <w:ind w:left="360" w:firstLine="0" w:firstLineChars="0"/>
        <w:jc w:val="left"/>
        <w:rPr>
          <w:rFonts w:ascii="Times New Roman" w:hAnsi="Times New Roman" w:eastAsia="Times New Roman" w:cs="Times New Roman"/>
          <w:kern w:val="0"/>
          <w:sz w:val="24"/>
        </w:rPr>
      </w:pPr>
      <w:r>
        <w:rPr>
          <w:rStyle w:val="23"/>
        </w:rPr>
        <w:t>11.1.4</w:t>
      </w:r>
      <w:r>
        <w:rPr>
          <w:rFonts w:ascii="宋体" w:hAnsi="宋体" w:eastAsia="宋体"/>
        </w:rPr>
        <w:t xml:space="preserve"> </w:t>
      </w:r>
      <w:r>
        <w:t>请找出下列矩阵的特征值和特征向量</w:t>
      </w:r>
      <w:r>
        <w:rPr>
          <w:rFonts w:ascii="Times New Roman" w:hAnsi="Times New Roman" w:eastAsia="Times New Roman" w:cs="Times New Roman"/>
          <w:kern w:val="0"/>
          <w:sz w:val="24"/>
        </w:rPr>
        <w:t>:</w:t>
      </w:r>
      <w:r>
        <w:rPr>
          <w:rFonts w:hint="eastAsia" w:ascii="Times New Roman" w:hAnsi="Times New Roman" w:cs="Times New Roman"/>
          <w:kern w:val="0"/>
          <w:sz w:val="24"/>
        </w:rPr>
        <w:t xml:space="preserve"> </w:t>
      </w:r>
    </w:p>
    <w:p w14:paraId="52CCC2B7">
      <w:pPr>
        <w:widowControl/>
        <w:spacing w:before="100" w:beforeAutospacing="1" w:after="100" w:afterAutospacing="1"/>
        <w:jc w:val="left"/>
        <w:rPr>
          <w:rFonts w:ascii="Times New Roman" w:hAnsi="Times New Roman" w:cs="Times New Roman"/>
          <w:kern w:val="0"/>
          <w:sz w:val="24"/>
        </w:rPr>
      </w:pPr>
      <w:r>
        <w:rPr>
          <w:rFonts w:ascii="Times New Roman" w:hAnsi="Times New Roman" w:eastAsia="Times New Roman" w:cs="Times New Roman"/>
          <w:kern w:val="0"/>
          <w:sz w:val="24"/>
        </w:rPr>
        <w:fldChar w:fldCharType="begin"/>
      </w:r>
      <w:r>
        <w:rPr>
          <w:rFonts w:ascii="Times New Roman" w:hAnsi="Times New Roman" w:eastAsia="Times New Roman" w:cs="Times New Roman"/>
          <w:kern w:val="0"/>
          <w:sz w:val="24"/>
        </w:rPr>
        <w:instrText xml:space="preserve"> INCLUDEPICTURE "https://media.cheggcdn.com/comis/ca1/ca1e5b3d-96ec-4da6-98a1-57668cac6f5b/769356-11.1-4IE1.png" \* MERGEFORMATINET </w:instrText>
      </w:r>
      <w:r>
        <w:rPr>
          <w:rFonts w:ascii="Times New Roman" w:hAnsi="Times New Roman" w:eastAsia="Times New Roman" w:cs="Times New Roman"/>
          <w:kern w:val="0"/>
          <w:sz w:val="24"/>
        </w:rPr>
        <w:fldChar w:fldCharType="separate"/>
      </w:r>
      <w:r>
        <w:rPr>
          <w:rFonts w:ascii="Times New Roman" w:hAnsi="Times New Roman" w:eastAsia="Times New Roman" w:cs="Times New Roman"/>
          <w:kern w:val="0"/>
          <w:sz w:val="24"/>
        </w:rPr>
        <w:drawing>
          <wp:inline distT="0" distB="0" distL="0" distR="0">
            <wp:extent cx="1411605" cy="828040"/>
            <wp:effectExtent l="0" t="0" r="0" b="0"/>
            <wp:docPr id="1435431223"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31223" name="Picture 10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1411605" cy="828040"/>
                    </a:xfrm>
                    <a:prstGeom prst="rect">
                      <a:avLst/>
                    </a:prstGeom>
                    <a:noFill/>
                    <a:ln>
                      <a:noFill/>
                    </a:ln>
                  </pic:spPr>
                </pic:pic>
              </a:graphicData>
            </a:graphic>
          </wp:inline>
        </w:drawing>
      </w:r>
      <w:r>
        <w:rPr>
          <w:rFonts w:ascii="Times New Roman" w:hAnsi="Times New Roman" w:eastAsia="Times New Roman" w:cs="Times New Roman"/>
          <w:kern w:val="0"/>
          <w:sz w:val="24"/>
        </w:rPr>
        <w:fldChar w:fldCharType="end"/>
      </w:r>
    </w:p>
    <w:p w14:paraId="32870E4C">
      <w:pPr>
        <w:ind w:firstLine="420"/>
        <w:rPr>
          <w:rFonts w:hint="eastAsia" w:ascii="宋体" w:hAnsi="宋体" w:eastAsia="宋体"/>
        </w:rPr>
      </w:pPr>
      <w:r>
        <w:rPr>
          <w:rFonts w:hint="eastAsia" w:ascii="宋体" w:hAnsi="宋体" w:eastAsia="宋体"/>
          <w:b/>
          <w:bCs/>
        </w:rPr>
        <w:t>参考答案：</w:t>
      </w:r>
      <w:r>
        <w:rPr>
          <w:rFonts w:hint="eastAsia" w:ascii="宋体" w:hAnsi="宋体" w:eastAsia="宋体"/>
        </w:rPr>
        <w:t>根据</w:t>
      </w:r>
      <m:oMath>
        <m:d>
          <m:dPr>
            <m:begChr m:val="|"/>
            <m:endChr m:val="|"/>
            <m:ctrlPr>
              <w:rPr>
                <w:rFonts w:ascii="Cambria Math" w:hAnsi="Cambria Math" w:eastAsia="宋体"/>
                <w:i/>
              </w:rPr>
            </m:ctrlPr>
          </m:dPr>
          <m:e>
            <m:r>
              <m:rPr/>
              <w:rPr>
                <w:rFonts w:ascii="Cambria Math" w:hAnsi="Cambria Math" w:eastAsia="宋体"/>
              </w:rPr>
              <m:t>M−λI</m:t>
            </m:r>
            <m:ctrlPr>
              <w:rPr>
                <w:rFonts w:ascii="Cambria Math" w:hAnsi="Cambria Math" w:eastAsia="宋体"/>
                <w:i/>
              </w:rPr>
            </m:ctrlPr>
          </m:e>
        </m:d>
        <m:r>
          <m:rPr/>
          <w:rPr>
            <w:rFonts w:ascii="Cambria Math" w:hAnsi="Cambria Math" w:eastAsia="宋体"/>
          </w:rPr>
          <m:t>=0</m:t>
        </m:r>
      </m:oMath>
      <w:r>
        <w:rPr>
          <w:rFonts w:hint="eastAsia" w:ascii="宋体" w:hAnsi="宋体" w:eastAsia="宋体"/>
        </w:rPr>
        <w:t>得到</w:t>
      </w:r>
      <m:oMath>
        <m:sSup>
          <m:sSupPr>
            <m:ctrlPr>
              <w:rPr>
                <w:rFonts w:ascii="Cambria Math" w:hAnsi="Cambria Math" w:eastAsia="宋体"/>
                <w:i/>
              </w:rPr>
            </m:ctrlPr>
          </m:sSupPr>
          <m:e>
            <m:r>
              <m:rPr/>
              <w:rPr>
                <w:rFonts w:ascii="Cambria Math" w:hAnsi="Cambria Math" w:eastAsia="宋体"/>
              </w:rPr>
              <m:t>λ</m:t>
            </m:r>
            <m:ctrlPr>
              <w:rPr>
                <w:rFonts w:ascii="Cambria Math" w:hAnsi="Cambria Math" w:eastAsia="宋体"/>
                <w:i/>
              </w:rPr>
            </m:ctrlPr>
          </m:e>
          <m:sup>
            <m:r>
              <m:rPr/>
              <w:rPr>
                <w:rFonts w:ascii="Cambria Math" w:hAnsi="Cambria Math" w:eastAsia="宋体"/>
              </w:rPr>
              <m:t>3</m:t>
            </m:r>
            <m:ctrlPr>
              <w:rPr>
                <w:rFonts w:ascii="Cambria Math" w:hAnsi="Cambria Math" w:eastAsia="宋体"/>
                <w:i/>
              </w:rPr>
            </m:ctrlPr>
          </m:sup>
        </m:sSup>
        <m:r>
          <m:rPr/>
          <w:rPr>
            <w:rFonts w:ascii="Cambria Math" w:hAnsi="Cambria Math" w:eastAsia="宋体"/>
          </w:rPr>
          <m:t>−8</m:t>
        </m:r>
        <m:sSup>
          <m:sSupPr>
            <m:ctrlPr>
              <w:rPr>
                <w:rFonts w:ascii="Cambria Math" w:hAnsi="Cambria Math" w:eastAsia="宋体"/>
                <w:i/>
              </w:rPr>
            </m:ctrlPr>
          </m:sSupPr>
          <m:e>
            <m:r>
              <m:rPr/>
              <w:rPr>
                <w:rFonts w:ascii="Cambria Math" w:hAnsi="Cambria Math" w:eastAsia="宋体"/>
              </w:rPr>
              <m:t>λ</m:t>
            </m:r>
            <m:ctrlPr>
              <w:rPr>
                <w:rFonts w:ascii="Cambria Math" w:hAnsi="Cambria Math" w:eastAsia="宋体"/>
                <w:i/>
              </w:rPr>
            </m:ctrlPr>
          </m:e>
          <m:sup>
            <m:r>
              <m:rPr/>
              <w:rPr>
                <w:rFonts w:ascii="Cambria Math" w:hAnsi="Cambria Math" w:eastAsia="宋体"/>
              </w:rPr>
              <m:t>2</m:t>
            </m:r>
            <m:ctrlPr>
              <w:rPr>
                <w:rFonts w:ascii="Cambria Math" w:hAnsi="Cambria Math" w:eastAsia="宋体"/>
                <w:i/>
              </w:rPr>
            </m:ctrlPr>
          </m:sup>
        </m:sSup>
        <m:r>
          <m:rPr/>
          <w:rPr>
            <w:rFonts w:ascii="Cambria Math" w:hAnsi="Cambria Math" w:eastAsia="宋体"/>
          </w:rPr>
          <m:t>+6λ=0</m:t>
        </m:r>
      </m:oMath>
      <w:r>
        <w:rPr>
          <w:rFonts w:hint="eastAsia" w:ascii="宋体" w:hAnsi="宋体" w:eastAsia="宋体"/>
        </w:rPr>
        <w:t>，得到</w:t>
      </w:r>
      <m:oMath>
        <m:sSub>
          <m:sSubPr>
            <m:ctrlPr>
              <w:rPr>
                <w:rFonts w:ascii="Cambria Math" w:hAnsi="Cambria Math" w:eastAsia="宋体"/>
                <w:i/>
              </w:rPr>
            </m:ctrlPr>
          </m:sSubPr>
          <m:e>
            <m:r>
              <m:rPr/>
              <w:rPr>
                <w:rFonts w:ascii="Cambria Math" w:hAnsi="Cambria Math" w:eastAsia="宋体"/>
              </w:rPr>
              <m:t>λ</m:t>
            </m:r>
            <m:ctrlPr>
              <w:rPr>
                <w:rFonts w:ascii="Cambria Math" w:hAnsi="Cambria Math" w:eastAsia="宋体"/>
                <w:i/>
              </w:rPr>
            </m:ctrlPr>
          </m:e>
          <m:sub>
            <m:r>
              <m:rPr/>
              <w:rPr>
                <w:rFonts w:ascii="Cambria Math" w:hAnsi="Cambria Math" w:eastAsia="宋体"/>
              </w:rPr>
              <m:t>1</m:t>
            </m:r>
            <m:ctrlPr>
              <w:rPr>
                <w:rFonts w:ascii="Cambria Math" w:hAnsi="Cambria Math" w:eastAsia="宋体"/>
                <w:i/>
              </w:rPr>
            </m:ctrlPr>
          </m:sub>
        </m:sSub>
        <m:r>
          <m:rPr/>
          <w:rPr>
            <w:rFonts w:ascii="Cambria Math" w:hAnsi="Cambria Math" w:eastAsia="宋体"/>
          </w:rPr>
          <m:t>=4+</m:t>
        </m:r>
        <m:rad>
          <m:radPr>
            <m:degHide m:val="1"/>
            <m:ctrlPr>
              <w:rPr>
                <w:rFonts w:ascii="Cambria Math" w:hAnsi="Cambria Math" w:eastAsia="宋体"/>
                <w:i/>
              </w:rPr>
            </m:ctrlPr>
          </m:radPr>
          <m:deg>
            <m:ctrlPr>
              <w:rPr>
                <w:rFonts w:ascii="Cambria Math" w:hAnsi="Cambria Math" w:eastAsia="宋体"/>
                <w:i/>
              </w:rPr>
            </m:ctrlPr>
          </m:deg>
          <m:e>
            <m:r>
              <m:rPr/>
              <w:rPr>
                <w:rFonts w:ascii="Cambria Math" w:hAnsi="Cambria Math" w:eastAsia="宋体"/>
              </w:rPr>
              <m:t>10</m:t>
            </m:r>
            <m:ctrlPr>
              <w:rPr>
                <w:rFonts w:ascii="Cambria Math" w:hAnsi="Cambria Math" w:eastAsia="宋体"/>
                <w:i/>
              </w:rPr>
            </m:ctrlPr>
          </m:e>
        </m:rad>
        <m:r>
          <m:rPr/>
          <w:rPr>
            <w:rFonts w:ascii="Cambria Math" w:hAnsi="Cambria Math" w:eastAsia="宋体"/>
          </w:rPr>
          <m:t xml:space="preserve">; </m:t>
        </m:r>
        <m:sSub>
          <m:sSubPr>
            <m:ctrlPr>
              <w:rPr>
                <w:rFonts w:ascii="Cambria Math" w:hAnsi="Cambria Math" w:eastAsia="宋体"/>
                <w:i/>
              </w:rPr>
            </m:ctrlPr>
          </m:sSubPr>
          <m:e>
            <m:r>
              <m:rPr/>
              <w:rPr>
                <w:rFonts w:ascii="Cambria Math" w:hAnsi="Cambria Math" w:eastAsia="宋体"/>
              </w:rPr>
              <m:t>λ</m:t>
            </m:r>
            <m:ctrlPr>
              <w:rPr>
                <w:rFonts w:ascii="Cambria Math" w:hAnsi="Cambria Math" w:eastAsia="宋体"/>
                <w:i/>
              </w:rPr>
            </m:ctrlPr>
          </m:e>
          <m:sub>
            <m:r>
              <m:rPr/>
              <w:rPr>
                <w:rFonts w:ascii="Cambria Math" w:hAnsi="Cambria Math" w:eastAsia="宋体"/>
              </w:rPr>
              <m:t>2</m:t>
            </m:r>
            <m:ctrlPr>
              <w:rPr>
                <w:rFonts w:ascii="Cambria Math" w:hAnsi="Cambria Math" w:eastAsia="宋体"/>
                <w:i/>
              </w:rPr>
            </m:ctrlPr>
          </m:sub>
        </m:sSub>
        <m:r>
          <m:rPr/>
          <w:rPr>
            <w:rFonts w:ascii="Cambria Math" w:hAnsi="Cambria Math" w:eastAsia="宋体"/>
          </w:rPr>
          <m:t>=4−</m:t>
        </m:r>
        <m:rad>
          <m:radPr>
            <m:degHide m:val="1"/>
            <m:ctrlPr>
              <w:rPr>
                <w:rFonts w:ascii="Cambria Math" w:hAnsi="Cambria Math" w:eastAsia="宋体"/>
                <w:i/>
              </w:rPr>
            </m:ctrlPr>
          </m:radPr>
          <m:deg>
            <m:ctrlPr>
              <w:rPr>
                <w:rFonts w:ascii="Cambria Math" w:hAnsi="Cambria Math" w:eastAsia="宋体"/>
                <w:i/>
              </w:rPr>
            </m:ctrlPr>
          </m:deg>
          <m:e>
            <m:r>
              <m:rPr/>
              <w:rPr>
                <w:rFonts w:ascii="Cambria Math" w:hAnsi="Cambria Math" w:eastAsia="宋体"/>
              </w:rPr>
              <m:t>10</m:t>
            </m:r>
            <m:ctrlPr>
              <w:rPr>
                <w:rFonts w:ascii="Cambria Math" w:hAnsi="Cambria Math" w:eastAsia="宋体"/>
                <w:i/>
              </w:rPr>
            </m:ctrlPr>
          </m:e>
        </m:rad>
        <m:r>
          <m:rPr/>
          <w:rPr>
            <w:rFonts w:ascii="Cambria Math" w:hAnsi="Cambria Math" w:eastAsia="宋体"/>
          </w:rPr>
          <m:t xml:space="preserve">; </m:t>
        </m:r>
        <m:sSub>
          <m:sSubPr>
            <m:ctrlPr>
              <w:rPr>
                <w:rFonts w:ascii="Cambria Math" w:hAnsi="Cambria Math" w:eastAsia="宋体"/>
                <w:i/>
              </w:rPr>
            </m:ctrlPr>
          </m:sSubPr>
          <m:e>
            <m:r>
              <m:rPr/>
              <w:rPr>
                <w:rFonts w:ascii="Cambria Math" w:hAnsi="Cambria Math" w:eastAsia="宋体"/>
              </w:rPr>
              <m:t>λ</m:t>
            </m:r>
            <m:ctrlPr>
              <w:rPr>
                <w:rFonts w:ascii="Cambria Math" w:hAnsi="Cambria Math" w:eastAsia="宋体"/>
                <w:i/>
              </w:rPr>
            </m:ctrlPr>
          </m:e>
          <m:sub>
            <m:r>
              <m:rPr/>
              <w:rPr>
                <w:rFonts w:ascii="Cambria Math" w:hAnsi="Cambria Math" w:eastAsia="宋体"/>
              </w:rPr>
              <m:t>3</m:t>
            </m:r>
            <m:ctrlPr>
              <w:rPr>
                <w:rFonts w:ascii="Cambria Math" w:hAnsi="Cambria Math" w:eastAsia="宋体"/>
                <w:i/>
              </w:rPr>
            </m:ctrlPr>
          </m:sub>
        </m:sSub>
        <m:r>
          <m:rPr/>
          <w:rPr>
            <w:rFonts w:ascii="Cambria Math" w:hAnsi="Cambria Math" w:eastAsia="宋体"/>
          </w:rPr>
          <m:t>=0</m:t>
        </m:r>
      </m:oMath>
      <w:r>
        <w:rPr>
          <w:rFonts w:hint="eastAsia" w:ascii="宋体" w:hAnsi="宋体" w:eastAsia="宋体"/>
        </w:rPr>
        <w:t>。</w:t>
      </w:r>
    </w:p>
    <w:p w14:paraId="76D32B02">
      <w:pPr>
        <w:pBdr>
          <w:bottom w:val="single" w:color="auto" w:sz="4" w:space="0"/>
        </w:pBdr>
        <w:ind w:firstLine="360"/>
        <w:rPr>
          <w:rFonts w:hint="eastAsia" w:ascii="宋体" w:hAnsi="宋体" w:eastAsia="宋体"/>
        </w:rPr>
        <w:pPrChange w:id="226" w:author="包子姐" w:date="2026-06-21T22:25:33Z">
          <w:pPr>
            <w:ind w:firstLine="360"/>
          </w:pPr>
        </w:pPrChange>
      </w:pPr>
      <w:r>
        <w:rPr>
          <w:rFonts w:hint="eastAsia" w:ascii="宋体" w:hAnsi="宋体" w:eastAsia="宋体"/>
        </w:rPr>
        <w:t>对应特征向量</w:t>
      </w:r>
      <m:oMath>
        <m:sSub>
          <m:sSubPr>
            <m:ctrlPr>
              <w:rPr>
                <w:rFonts w:ascii="Cambria Math" w:hAnsi="Cambria Math" w:eastAsia="宋体"/>
                <w:i/>
              </w:rPr>
            </m:ctrlPr>
          </m:sSubPr>
          <m:e>
            <m:r>
              <m:rPr/>
              <w:rPr>
                <w:rFonts w:ascii="Cambria Math" w:hAnsi="Cambria Math" w:eastAsia="宋体"/>
              </w:rPr>
              <m:t>v</m:t>
            </m:r>
            <m:ctrlPr>
              <w:rPr>
                <w:rFonts w:ascii="Cambria Math" w:hAnsi="Cambria Math" w:eastAsia="宋体"/>
                <w:i/>
              </w:rPr>
            </m:ctrlPr>
          </m:e>
          <m:sub>
            <m:r>
              <m:rPr/>
              <w:rPr>
                <w:rFonts w:ascii="Cambria Math" w:hAnsi="Cambria Math" w:eastAsia="宋体"/>
              </w:rPr>
              <m:t>1</m:t>
            </m:r>
            <m:ctrlPr>
              <w:rPr>
                <w:rFonts w:ascii="Cambria Math" w:hAnsi="Cambria Math" w:eastAsia="宋体"/>
                <w:i/>
              </w:rPr>
            </m:ctrlPr>
          </m:sub>
        </m:sSub>
        <m:r>
          <m:rPr/>
          <w:rPr>
            <w:rFonts w:ascii="Cambria Math" w:hAnsi="Cambria Math" w:eastAsia="宋体"/>
          </w:rPr>
          <m:t>=</m:t>
        </m:r>
        <m:d>
          <m:dPr>
            <m:ctrlPr>
              <w:rPr>
                <w:rFonts w:ascii="Cambria Math" w:hAnsi="Cambria Math" w:eastAsia="宋体"/>
                <w:i/>
              </w:rPr>
            </m:ctrlPr>
          </m:dPr>
          <m:e>
            <m:f>
              <m:fPr>
                <m:ctrlPr>
                  <w:rPr>
                    <w:rFonts w:ascii="Cambria Math" w:hAnsi="Cambria Math" w:eastAsia="宋体"/>
                    <w:i/>
                  </w:rPr>
                </m:ctrlPr>
              </m:fPr>
              <m:num>
                <m:r>
                  <m:rPr/>
                  <w:rPr>
                    <w:rFonts w:ascii="Cambria Math" w:hAnsi="Cambria Math" w:eastAsia="宋体"/>
                  </w:rPr>
                  <m:t>1</m:t>
                </m:r>
                <m:ctrlPr>
                  <w:rPr>
                    <w:rFonts w:ascii="Cambria Math" w:hAnsi="Cambria Math" w:eastAsia="宋体"/>
                    <w:i/>
                  </w:rPr>
                </m:ctrlPr>
              </m:num>
              <m:den>
                <m:r>
                  <m:rPr/>
                  <w:rPr>
                    <w:rFonts w:ascii="Cambria Math" w:hAnsi="Cambria Math" w:eastAsia="宋体"/>
                  </w:rPr>
                  <m:t>5</m:t>
                </m:r>
                <m:ctrlPr>
                  <w:rPr>
                    <w:rFonts w:ascii="Cambria Math" w:hAnsi="Cambria Math" w:eastAsia="宋体"/>
                    <w:i/>
                  </w:rPr>
                </m:ctrlPr>
              </m:den>
            </m:f>
            <m:r>
              <m:rPr/>
              <w:rPr>
                <w:rFonts w:ascii="Cambria Math" w:hAnsi="Cambria Math" w:eastAsia="宋体"/>
              </w:rPr>
              <m:t>∗</m:t>
            </m:r>
            <m:d>
              <m:dPr>
                <m:ctrlPr>
                  <w:rPr>
                    <w:rFonts w:ascii="Cambria Math" w:hAnsi="Cambria Math" w:eastAsia="宋体"/>
                    <w:i/>
                  </w:rPr>
                </m:ctrlPr>
              </m:dPr>
              <m:e>
                <m:r>
                  <m:rPr/>
                  <w:rPr>
                    <w:rFonts w:ascii="Cambria Math" w:hAnsi="Cambria Math" w:eastAsia="宋体"/>
                  </w:rPr>
                  <m:t>−5+2</m:t>
                </m:r>
                <m:rad>
                  <m:radPr>
                    <m:degHide m:val="1"/>
                    <m:ctrlPr>
                      <w:rPr>
                        <w:rFonts w:ascii="Cambria Math" w:hAnsi="Cambria Math" w:eastAsia="宋体"/>
                        <w:i/>
                      </w:rPr>
                    </m:ctrlPr>
                  </m:radPr>
                  <m:deg>
                    <m:ctrlPr>
                      <w:rPr>
                        <w:rFonts w:ascii="Cambria Math" w:hAnsi="Cambria Math" w:eastAsia="宋体"/>
                        <w:i/>
                      </w:rPr>
                    </m:ctrlPr>
                  </m:deg>
                  <m:e>
                    <m:r>
                      <m:rPr/>
                      <w:rPr>
                        <w:rFonts w:ascii="Cambria Math" w:hAnsi="Cambria Math" w:eastAsia="宋体"/>
                      </w:rPr>
                      <m:t>10</m:t>
                    </m:r>
                    <m:ctrlPr>
                      <w:rPr>
                        <w:rFonts w:ascii="Cambria Math" w:hAnsi="Cambria Math" w:eastAsia="宋体"/>
                        <w:i/>
                      </w:rPr>
                    </m:ctrlPr>
                  </m:e>
                </m:rad>
                <m:ctrlPr>
                  <w:rPr>
                    <w:rFonts w:ascii="Cambria Math" w:hAnsi="Cambria Math" w:eastAsia="宋体"/>
                    <w:i/>
                  </w:rPr>
                </m:ctrlPr>
              </m:e>
            </m:d>
            <m:r>
              <m:rPr/>
              <w:rPr>
                <w:rFonts w:ascii="Cambria Math" w:hAnsi="Cambria Math" w:eastAsia="宋体"/>
              </w:rPr>
              <m:t>,</m:t>
            </m:r>
            <m:rad>
              <m:radPr>
                <m:degHide m:val="1"/>
                <m:ctrlPr>
                  <w:rPr>
                    <w:rFonts w:ascii="Cambria Math" w:hAnsi="Cambria Math" w:eastAsia="宋体"/>
                    <w:i/>
                  </w:rPr>
                </m:ctrlPr>
              </m:radPr>
              <m:deg>
                <m:ctrlPr>
                  <w:rPr>
                    <w:rFonts w:ascii="Cambria Math" w:hAnsi="Cambria Math" w:eastAsia="宋体"/>
                    <w:i/>
                  </w:rPr>
                </m:ctrlPr>
              </m:deg>
              <m:e>
                <m:f>
                  <m:fPr>
                    <m:ctrlPr>
                      <w:rPr>
                        <w:rFonts w:ascii="Cambria Math" w:hAnsi="Cambria Math" w:eastAsia="宋体"/>
                        <w:i/>
                      </w:rPr>
                    </m:ctrlPr>
                  </m:fPr>
                  <m:num>
                    <m:r>
                      <m:rPr/>
                      <w:rPr>
                        <w:rFonts w:ascii="Cambria Math" w:hAnsi="Cambria Math" w:eastAsia="宋体"/>
                      </w:rPr>
                      <m:t>2</m:t>
                    </m:r>
                    <m:ctrlPr>
                      <w:rPr>
                        <w:rFonts w:ascii="Cambria Math" w:hAnsi="Cambria Math" w:eastAsia="宋体"/>
                        <w:i/>
                      </w:rPr>
                    </m:ctrlPr>
                  </m:num>
                  <m:den>
                    <m:r>
                      <m:rPr/>
                      <w:rPr>
                        <w:rFonts w:ascii="Cambria Math" w:hAnsi="Cambria Math" w:eastAsia="宋体"/>
                      </w:rPr>
                      <m:t>5</m:t>
                    </m:r>
                    <m:ctrlPr>
                      <w:rPr>
                        <w:rFonts w:ascii="Cambria Math" w:hAnsi="Cambria Math" w:eastAsia="宋体"/>
                        <w:i/>
                      </w:rPr>
                    </m:ctrlPr>
                  </m:den>
                </m:f>
                <m:ctrlPr>
                  <w:rPr>
                    <w:rFonts w:ascii="Cambria Math" w:hAnsi="Cambria Math" w:eastAsia="宋体"/>
                    <w:i/>
                  </w:rPr>
                </m:ctrlPr>
              </m:e>
            </m:rad>
            <m:r>
              <m:rPr/>
              <w:rPr>
                <w:rFonts w:ascii="Cambria Math" w:hAnsi="Cambria Math" w:eastAsia="宋体"/>
              </w:rPr>
              <m:t>,1</m:t>
            </m:r>
            <m:ctrlPr>
              <w:rPr>
                <w:rFonts w:ascii="Cambria Math" w:hAnsi="Cambria Math" w:eastAsia="宋体"/>
                <w:i/>
              </w:rPr>
            </m:ctrlPr>
          </m:e>
        </m:d>
        <m:r>
          <m:rPr/>
          <w:rPr>
            <w:rFonts w:ascii="Cambria Math" w:hAnsi="Cambria Math" w:eastAsia="宋体"/>
          </w:rPr>
          <m:t xml:space="preserve">; </m:t>
        </m:r>
        <m:sSub>
          <m:sSubPr>
            <m:ctrlPr>
              <w:rPr>
                <w:rFonts w:ascii="Cambria Math" w:hAnsi="Cambria Math" w:eastAsia="宋体"/>
                <w:i/>
              </w:rPr>
            </m:ctrlPr>
          </m:sSubPr>
          <m:e>
            <m:r>
              <m:rPr/>
              <w:rPr>
                <w:rFonts w:ascii="Cambria Math" w:hAnsi="Cambria Math" w:eastAsia="宋体"/>
              </w:rPr>
              <m:t>v</m:t>
            </m:r>
            <m:ctrlPr>
              <w:rPr>
                <w:rFonts w:ascii="Cambria Math" w:hAnsi="Cambria Math" w:eastAsia="宋体"/>
                <w:i/>
              </w:rPr>
            </m:ctrlPr>
          </m:e>
          <m:sub>
            <m:r>
              <m:rPr/>
              <w:rPr>
                <w:rFonts w:ascii="Cambria Math" w:hAnsi="Cambria Math" w:eastAsia="宋体"/>
              </w:rPr>
              <m:t>2</m:t>
            </m:r>
            <m:ctrlPr>
              <w:rPr>
                <w:rFonts w:ascii="Cambria Math" w:hAnsi="Cambria Math" w:eastAsia="宋体"/>
                <w:i/>
              </w:rPr>
            </m:ctrlPr>
          </m:sub>
        </m:sSub>
        <m:r>
          <m:rPr/>
          <w:rPr>
            <w:rFonts w:ascii="Cambria Math" w:hAnsi="Cambria Math" w:eastAsia="宋体"/>
          </w:rPr>
          <m:t>=</m:t>
        </m:r>
        <m:d>
          <m:dPr>
            <m:ctrlPr>
              <w:rPr>
                <w:rFonts w:ascii="Cambria Math" w:hAnsi="Cambria Math" w:eastAsia="宋体"/>
                <w:i/>
              </w:rPr>
            </m:ctrlPr>
          </m:dPr>
          <m:e>
            <m:f>
              <m:fPr>
                <m:ctrlPr>
                  <w:rPr>
                    <w:rFonts w:ascii="Cambria Math" w:hAnsi="Cambria Math" w:eastAsia="宋体"/>
                    <w:i/>
                  </w:rPr>
                </m:ctrlPr>
              </m:fPr>
              <m:num>
                <m:r>
                  <m:rPr/>
                  <w:rPr>
                    <w:rFonts w:ascii="Cambria Math" w:hAnsi="Cambria Math" w:eastAsia="宋体"/>
                  </w:rPr>
                  <m:t>1</m:t>
                </m:r>
                <m:ctrlPr>
                  <w:rPr>
                    <w:rFonts w:ascii="Cambria Math" w:hAnsi="Cambria Math" w:eastAsia="宋体"/>
                    <w:i/>
                  </w:rPr>
                </m:ctrlPr>
              </m:num>
              <m:den>
                <m:r>
                  <m:rPr/>
                  <w:rPr>
                    <w:rFonts w:ascii="Cambria Math" w:hAnsi="Cambria Math" w:eastAsia="宋体"/>
                  </w:rPr>
                  <m:t>5</m:t>
                </m:r>
                <m:ctrlPr>
                  <w:rPr>
                    <w:rFonts w:ascii="Cambria Math" w:hAnsi="Cambria Math" w:eastAsia="宋体"/>
                    <w:i/>
                  </w:rPr>
                </m:ctrlPr>
              </m:den>
            </m:f>
            <m:r>
              <m:rPr/>
              <w:rPr>
                <w:rFonts w:ascii="Cambria Math" w:hAnsi="Cambria Math" w:eastAsia="宋体"/>
              </w:rPr>
              <m:t>∗</m:t>
            </m:r>
            <m:d>
              <m:dPr>
                <m:ctrlPr>
                  <w:rPr>
                    <w:rFonts w:ascii="Cambria Math" w:hAnsi="Cambria Math" w:eastAsia="宋体"/>
                    <w:i/>
                  </w:rPr>
                </m:ctrlPr>
              </m:dPr>
              <m:e>
                <m:r>
                  <m:rPr/>
                  <w:rPr>
                    <w:rFonts w:ascii="Cambria Math" w:hAnsi="Cambria Math" w:eastAsia="宋体"/>
                  </w:rPr>
                  <m:t>−5−2</m:t>
                </m:r>
                <m:rad>
                  <m:radPr>
                    <m:degHide m:val="1"/>
                    <m:ctrlPr>
                      <w:rPr>
                        <w:rFonts w:ascii="Cambria Math" w:hAnsi="Cambria Math" w:eastAsia="宋体"/>
                        <w:i/>
                      </w:rPr>
                    </m:ctrlPr>
                  </m:radPr>
                  <m:deg>
                    <m:ctrlPr>
                      <w:rPr>
                        <w:rFonts w:ascii="Cambria Math" w:hAnsi="Cambria Math" w:eastAsia="宋体"/>
                        <w:i/>
                      </w:rPr>
                    </m:ctrlPr>
                  </m:deg>
                  <m:e>
                    <m:r>
                      <m:rPr/>
                      <w:rPr>
                        <w:rFonts w:ascii="Cambria Math" w:hAnsi="Cambria Math" w:eastAsia="宋体"/>
                      </w:rPr>
                      <m:t>10</m:t>
                    </m:r>
                    <m:ctrlPr>
                      <w:rPr>
                        <w:rFonts w:ascii="Cambria Math" w:hAnsi="Cambria Math" w:eastAsia="宋体"/>
                        <w:i/>
                      </w:rPr>
                    </m:ctrlPr>
                  </m:e>
                </m:rad>
                <m:ctrlPr>
                  <w:rPr>
                    <w:rFonts w:ascii="Cambria Math" w:hAnsi="Cambria Math" w:eastAsia="宋体"/>
                    <w:i/>
                  </w:rPr>
                </m:ctrlPr>
              </m:e>
            </m:d>
            <m:r>
              <m:rPr/>
              <w:rPr>
                <w:rFonts w:ascii="Cambria Math" w:hAnsi="Cambria Math" w:eastAsia="宋体"/>
              </w:rPr>
              <m:t>,−</m:t>
            </m:r>
            <m:rad>
              <m:radPr>
                <m:degHide m:val="1"/>
                <m:ctrlPr>
                  <w:rPr>
                    <w:rFonts w:ascii="Cambria Math" w:hAnsi="Cambria Math" w:eastAsia="宋体"/>
                    <w:i/>
                  </w:rPr>
                </m:ctrlPr>
              </m:radPr>
              <m:deg>
                <m:ctrlPr>
                  <w:rPr>
                    <w:rFonts w:ascii="Cambria Math" w:hAnsi="Cambria Math" w:eastAsia="宋体"/>
                    <w:i/>
                  </w:rPr>
                </m:ctrlPr>
              </m:deg>
              <m:e>
                <m:f>
                  <m:fPr>
                    <m:ctrlPr>
                      <w:rPr>
                        <w:rFonts w:ascii="Cambria Math" w:hAnsi="Cambria Math" w:eastAsia="宋体"/>
                        <w:i/>
                      </w:rPr>
                    </m:ctrlPr>
                  </m:fPr>
                  <m:num>
                    <m:r>
                      <m:rPr/>
                      <w:rPr>
                        <w:rFonts w:ascii="Cambria Math" w:hAnsi="Cambria Math" w:eastAsia="宋体"/>
                      </w:rPr>
                      <m:t>2</m:t>
                    </m:r>
                    <m:ctrlPr>
                      <w:rPr>
                        <w:rFonts w:ascii="Cambria Math" w:hAnsi="Cambria Math" w:eastAsia="宋体"/>
                        <w:i/>
                      </w:rPr>
                    </m:ctrlPr>
                  </m:num>
                  <m:den>
                    <m:r>
                      <m:rPr/>
                      <w:rPr>
                        <w:rFonts w:ascii="Cambria Math" w:hAnsi="Cambria Math" w:eastAsia="宋体"/>
                      </w:rPr>
                      <m:t>5</m:t>
                    </m:r>
                    <m:ctrlPr>
                      <w:rPr>
                        <w:rFonts w:ascii="Cambria Math" w:hAnsi="Cambria Math" w:eastAsia="宋体"/>
                        <w:i/>
                      </w:rPr>
                    </m:ctrlPr>
                  </m:den>
                </m:f>
                <m:ctrlPr>
                  <w:rPr>
                    <w:rFonts w:ascii="Cambria Math" w:hAnsi="Cambria Math" w:eastAsia="宋体"/>
                    <w:i/>
                  </w:rPr>
                </m:ctrlPr>
              </m:e>
            </m:rad>
            <m:r>
              <m:rPr/>
              <w:rPr>
                <w:rFonts w:ascii="Cambria Math" w:hAnsi="Cambria Math" w:eastAsia="宋体"/>
              </w:rPr>
              <m:t>,1</m:t>
            </m:r>
            <m:ctrlPr>
              <w:rPr>
                <w:rFonts w:ascii="Cambria Math" w:hAnsi="Cambria Math" w:eastAsia="宋体"/>
                <w:i/>
              </w:rPr>
            </m:ctrlPr>
          </m:e>
        </m:d>
        <m:r>
          <m:rPr/>
          <w:rPr>
            <w:rFonts w:ascii="Cambria Math" w:hAnsi="Cambria Math" w:eastAsia="宋体"/>
          </w:rPr>
          <m:t xml:space="preserve">; </m:t>
        </m:r>
        <m:sSub>
          <m:sSubPr>
            <m:ctrlPr>
              <w:rPr>
                <w:rFonts w:ascii="Cambria Math" w:hAnsi="Cambria Math" w:eastAsia="宋体"/>
                <w:i/>
              </w:rPr>
            </m:ctrlPr>
          </m:sSubPr>
          <m:e>
            <m:r>
              <m:rPr/>
              <w:rPr>
                <w:rFonts w:ascii="Cambria Math" w:hAnsi="Cambria Math" w:eastAsia="宋体"/>
              </w:rPr>
              <m:t>v</m:t>
            </m:r>
            <m:ctrlPr>
              <w:rPr>
                <w:rFonts w:ascii="Cambria Math" w:hAnsi="Cambria Math" w:eastAsia="宋体"/>
                <w:i/>
              </w:rPr>
            </m:ctrlPr>
          </m:e>
          <m:sub>
            <m:r>
              <m:rPr/>
              <w:rPr>
                <w:rFonts w:ascii="Cambria Math" w:hAnsi="Cambria Math" w:eastAsia="宋体"/>
              </w:rPr>
              <m:t>3</m:t>
            </m:r>
            <m:ctrlPr>
              <w:rPr>
                <w:rFonts w:ascii="Cambria Math" w:hAnsi="Cambria Math" w:eastAsia="宋体"/>
                <w:i/>
              </w:rPr>
            </m:ctrlPr>
          </m:sub>
        </m:sSub>
        <m:r>
          <m:rPr/>
          <w:rPr>
            <w:rFonts w:ascii="Cambria Math" w:hAnsi="Cambria Math" w:eastAsia="宋体"/>
          </w:rPr>
          <m:t>=(1,−2,1)</m:t>
        </m:r>
      </m:oMath>
    </w:p>
    <w:p w14:paraId="2E3C30BC">
      <w:pPr>
        <w:pStyle w:val="25"/>
        <w:ind w:left="360"/>
        <w:rPr>
          <w:ins w:id="227" w:author="包子姐" w:date="2026-06-21T22:25:31Z"/>
          <w:rStyle w:val="23"/>
          <w:rFonts w:hint="default"/>
          <w:lang w:val="en-US" w:eastAsia="zh-CN"/>
        </w:rPr>
      </w:pPr>
    </w:p>
    <w:p w14:paraId="007BC7BF">
      <w:pPr>
        <w:pStyle w:val="25"/>
        <w:ind w:left="360"/>
        <w:rPr>
          <w:rFonts w:hint="eastAsia" w:asciiTheme="minorHAnsi" w:hAnsiTheme="minorHAnsi" w:eastAsiaTheme="minorEastAsia" w:cstheme="minorBidi"/>
          <w:kern w:val="2"/>
          <w:sz w:val="21"/>
          <w:szCs w:val="22"/>
        </w:rPr>
      </w:pPr>
      <w:r>
        <w:rPr>
          <w:rStyle w:val="23"/>
        </w:rPr>
        <w:t>11.3.1</w:t>
      </w:r>
      <w:r>
        <w:rPr>
          <w:rFonts w:asciiTheme="minorHAnsi" w:hAnsiTheme="minorHAnsi" w:eastAsiaTheme="minorEastAsia" w:cstheme="minorBidi"/>
          <w:kern w:val="2"/>
          <w:sz w:val="21"/>
          <w:szCs w:val="22"/>
        </w:rPr>
        <w:t xml:space="preserve"> 给出了一个矩阵M。通过观察可以看出,第一列加上第三列再减去两倍的第二列等于0,因此这个矩阵的秩为2。</w:t>
      </w:r>
      <w:r>
        <w:rPr>
          <w:rFonts w:asciiTheme="minorHAnsi" w:hAnsiTheme="minorHAnsi" w:eastAsiaTheme="minorEastAsia" w:cstheme="minorBidi"/>
          <w:kern w:val="2"/>
          <w:sz w:val="21"/>
          <w:szCs w:val="22"/>
        </w:rPr>
        <w:br w:type="textWrapping"/>
      </w:r>
      <w:r>
        <w:rPr>
          <w:rFonts w:asciiTheme="minorHAnsi" w:hAnsiTheme="minorHAnsi" w:eastAsiaTheme="minorEastAsia" w:cstheme="minorBidi"/>
          <w:kern w:val="2"/>
          <w:sz w:val="21"/>
          <w:szCs w:val="22"/>
        </w:rPr>
        <w:t>a) 计算矩阵M^T M和MM^T</w:t>
      </w:r>
      <w:r>
        <w:rPr>
          <w:rFonts w:asciiTheme="minorHAnsi" w:hAnsiTheme="minorHAnsi" w:eastAsiaTheme="minorEastAsia" w:cstheme="minorBidi"/>
          <w:kern w:val="2"/>
          <w:sz w:val="21"/>
          <w:szCs w:val="22"/>
        </w:rPr>
        <w:br w:type="textWrapping"/>
      </w:r>
      <w:r>
        <w:rPr>
          <w:rFonts w:asciiTheme="minorHAnsi" w:hAnsiTheme="minorHAnsi" w:eastAsiaTheme="minorEastAsia" w:cstheme="minorBidi"/>
          <w:kern w:val="2"/>
          <w:sz w:val="21"/>
          <w:szCs w:val="22"/>
        </w:rPr>
        <w:t xml:space="preserve">b) 求出(a)部分矩阵的特征值 </w:t>
      </w:r>
      <w:r>
        <w:rPr>
          <w:rFonts w:asciiTheme="minorHAnsi" w:hAnsiTheme="minorHAnsi" w:eastAsiaTheme="minorEastAsia" w:cstheme="minorBidi"/>
          <w:kern w:val="2"/>
          <w:sz w:val="21"/>
          <w:szCs w:val="22"/>
        </w:rPr>
        <w:br w:type="textWrapping"/>
      </w:r>
      <w:r>
        <w:rPr>
          <w:rFonts w:asciiTheme="minorHAnsi" w:hAnsiTheme="minorHAnsi" w:eastAsiaTheme="minorEastAsia" w:cstheme="minorBidi"/>
          <w:kern w:val="2"/>
          <w:sz w:val="21"/>
          <w:szCs w:val="22"/>
        </w:rPr>
        <w:t>c) 求出(a)部分矩阵的特征向量</w:t>
      </w:r>
      <w:ins w:id="228" w:author="包子姐" w:date="2026-06-26T16:56:37Z">
        <w:r>
          <w:rPr>
            <w:rFonts w:hint="eastAsia" w:asciiTheme="minorHAnsi" w:hAnsiTheme="minorHAnsi" w:eastAsiaTheme="minorEastAsia" w:cstheme="minorBidi"/>
            <w:kern w:val="2"/>
            <w:sz w:val="21"/>
            <w:szCs w:val="22"/>
            <w:lang w:val="en-US" w:eastAsia="zh-CN"/>
          </w:rPr>
          <w:t xml:space="preserve"> </w:t>
        </w:r>
      </w:ins>
      <w:r>
        <w:rPr>
          <w:rFonts w:asciiTheme="minorHAnsi" w:hAnsiTheme="minorHAnsi" w:eastAsiaTheme="minorEastAsia" w:cstheme="minorBidi"/>
          <w:kern w:val="2"/>
          <w:sz w:val="21"/>
          <w:szCs w:val="22"/>
        </w:rPr>
        <w:br w:type="textWrapping"/>
      </w:r>
      <w:r>
        <w:rPr>
          <w:rFonts w:asciiTheme="minorHAnsi" w:hAnsiTheme="minorHAnsi" w:eastAsiaTheme="minorEastAsia" w:cstheme="minorBidi"/>
          <w:kern w:val="2"/>
          <w:sz w:val="21"/>
          <w:szCs w:val="22"/>
        </w:rPr>
        <w:t>d) 根据(b)和(c)部分的结果,求出原始矩阵M的奇异值分解(SVD)。注意只有两个非零特征值,所以你的∑矩阵应只有两个奇异值,而U和V只有两列。</w:t>
      </w:r>
      <w:r>
        <w:rPr>
          <w:rFonts w:asciiTheme="minorHAnsi" w:hAnsiTheme="minorHAnsi" w:eastAsiaTheme="minorEastAsia" w:cstheme="minorBidi"/>
          <w:kern w:val="2"/>
          <w:sz w:val="21"/>
          <w:szCs w:val="22"/>
        </w:rPr>
        <w:br w:type="textWrapping"/>
      </w:r>
      <w:r>
        <w:rPr>
          <w:rFonts w:asciiTheme="minorHAnsi" w:hAnsiTheme="minorHAnsi" w:eastAsiaTheme="minorEastAsia" w:cstheme="minorBidi"/>
          <w:kern w:val="2"/>
          <w:sz w:val="21"/>
          <w:szCs w:val="22"/>
        </w:rPr>
        <w:t xml:space="preserve">e) 将较小的奇异值设为0,计算图1中矩阵M的一维近似。 </w:t>
      </w:r>
      <w:r>
        <w:rPr>
          <w:rFonts w:asciiTheme="minorHAnsi" w:hAnsiTheme="minorHAnsi" w:eastAsiaTheme="minorEastAsia" w:cstheme="minorBidi"/>
          <w:kern w:val="2"/>
          <w:sz w:val="21"/>
          <w:szCs w:val="22"/>
        </w:rPr>
        <w:br w:type="textWrapping"/>
      </w:r>
      <w:r>
        <w:rPr>
          <w:rFonts w:asciiTheme="minorHAnsi" w:hAnsiTheme="minorHAnsi" w:eastAsiaTheme="minorEastAsia" w:cstheme="minorBidi"/>
          <w:kern w:val="2"/>
          <w:sz w:val="21"/>
          <w:szCs w:val="22"/>
        </w:rPr>
        <w:t>f) 一维近似保留了原始奇异值能量的多少部分?</w:t>
      </w:r>
    </w:p>
    <w:p w14:paraId="18726E1D">
      <w:pPr>
        <w:rPr>
          <w:rFonts w:hint="eastAsia"/>
        </w:rPr>
      </w:pPr>
      <w:r>
        <w:drawing>
          <wp:inline distT="0" distB="0" distL="0" distR="0">
            <wp:extent cx="981710" cy="939800"/>
            <wp:effectExtent l="0" t="0" r="0" b="0"/>
            <wp:docPr id="160222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20222" name="Picture 1"/>
                    <pic:cNvPicPr>
                      <a:picLocks noChangeAspect="1"/>
                    </pic:cNvPicPr>
                  </pic:nvPicPr>
                  <pic:blipFill>
                    <a:blip r:embed="rId34"/>
                    <a:stretch>
                      <a:fillRect/>
                    </a:stretch>
                  </pic:blipFill>
                  <pic:spPr>
                    <a:xfrm>
                      <a:off x="0" y="0"/>
                      <a:ext cx="1004787" cy="962030"/>
                    </a:xfrm>
                    <a:prstGeom prst="rect">
                      <a:avLst/>
                    </a:prstGeom>
                  </pic:spPr>
                </pic:pic>
              </a:graphicData>
            </a:graphic>
          </wp:inline>
        </w:drawing>
      </w:r>
    </w:p>
    <w:p w14:paraId="46E95AE6">
      <w:pPr>
        <w:ind w:firstLine="420"/>
        <w:rPr>
          <w:ins w:id="229" w:author="包子姐" w:date="2026-06-21T22:25:44Z"/>
          <w:rFonts w:hint="eastAsia"/>
          <w:b/>
          <w:bCs/>
        </w:rPr>
      </w:pPr>
    </w:p>
    <w:p w14:paraId="353C07B5">
      <w:pPr>
        <w:ind w:firstLine="420"/>
        <w:rPr>
          <w:rFonts w:hint="eastAsia"/>
        </w:rPr>
      </w:pPr>
      <w:r>
        <w:rPr>
          <w:rFonts w:hint="eastAsia"/>
          <w:b/>
          <w:bCs/>
        </w:rPr>
        <w:t>参考答案：</w:t>
      </w:r>
      <w:r>
        <w:rPr>
          <w:rFonts w:hint="eastAsia"/>
        </w:rPr>
        <w:t>a）</w:t>
      </w:r>
      <w:r>
        <w:br w:type="textWrapping"/>
      </w:r>
      <w:r>
        <w:drawing>
          <wp:inline distT="0" distB="0" distL="0" distR="0">
            <wp:extent cx="3397250" cy="1934210"/>
            <wp:effectExtent l="0" t="0" r="0" b="0"/>
            <wp:docPr id="26625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56266" name="Picture 1"/>
                    <pic:cNvPicPr>
                      <a:picLocks noChangeAspect="1"/>
                    </pic:cNvPicPr>
                  </pic:nvPicPr>
                  <pic:blipFill>
                    <a:blip r:embed="rId35"/>
                    <a:stretch>
                      <a:fillRect/>
                    </a:stretch>
                  </pic:blipFill>
                  <pic:spPr>
                    <a:xfrm>
                      <a:off x="0" y="0"/>
                      <a:ext cx="3448670" cy="1963491"/>
                    </a:xfrm>
                    <a:prstGeom prst="rect">
                      <a:avLst/>
                    </a:prstGeom>
                  </pic:spPr>
                </pic:pic>
              </a:graphicData>
            </a:graphic>
          </wp:inline>
        </w:drawing>
      </w:r>
    </w:p>
    <w:p w14:paraId="50C267A4">
      <w:pPr>
        <w:ind w:left="0" w:firstLine="0" w:firstLineChars="0"/>
        <w:rPr>
          <w:rFonts w:hint="eastAsia"/>
        </w:rPr>
        <w:pPrChange w:id="230" w:author="包子姐" w:date="2026-06-21T22:25:52Z">
          <w:pPr>
            <w:ind w:left="840" w:firstLine="630" w:firstLineChars="300"/>
          </w:pPr>
        </w:pPrChange>
      </w:pPr>
      <w:r>
        <w:rPr>
          <w:rFonts w:hint="eastAsia"/>
        </w:rPr>
        <w:t>b）</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T</m:t>
            </m:r>
            <m:ctrlPr>
              <w:rPr>
                <w:rFonts w:ascii="Cambria Math" w:hAnsi="Cambria Math"/>
                <w:i/>
              </w:rPr>
            </m:ctrlPr>
          </m:sup>
        </m:sSup>
        <m:r>
          <m:rPr/>
          <w:rPr>
            <w:rFonts w:ascii="Cambria Math" w:hAnsi="Cambria Math"/>
          </w:rPr>
          <m:t>M</m:t>
        </m:r>
      </m:oMath>
      <w:r>
        <w:rPr>
          <w:rFonts w:hint="eastAsia"/>
        </w:rPr>
        <w:t>的特征值可通过以下方式计算</w:t>
      </w:r>
    </w:p>
    <w:p w14:paraId="615AAAED">
      <w:pPr>
        <w:rPr>
          <w:rFonts w:hint="eastAsia"/>
        </w:rPr>
      </w:pPr>
      <w:r>
        <w:drawing>
          <wp:inline distT="0" distB="0" distL="0" distR="0">
            <wp:extent cx="3114675" cy="1105535"/>
            <wp:effectExtent l="0" t="0" r="0" b="0"/>
            <wp:docPr id="19523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9493" name="Picture 1"/>
                    <pic:cNvPicPr>
                      <a:picLocks noChangeAspect="1"/>
                    </pic:cNvPicPr>
                  </pic:nvPicPr>
                  <pic:blipFill>
                    <a:blip r:embed="rId36"/>
                    <a:stretch>
                      <a:fillRect/>
                    </a:stretch>
                  </pic:blipFill>
                  <pic:spPr>
                    <a:xfrm>
                      <a:off x="0" y="0"/>
                      <a:ext cx="3200226" cy="1136223"/>
                    </a:xfrm>
                    <a:prstGeom prst="rect">
                      <a:avLst/>
                    </a:prstGeom>
                  </pic:spPr>
                </pic:pic>
              </a:graphicData>
            </a:graphic>
          </wp:inline>
        </w:drawing>
      </w:r>
    </w:p>
    <w:p w14:paraId="006508F9">
      <w:pPr>
        <w:rPr>
          <w:rFonts w:hint="eastAsia"/>
        </w:rPr>
      </w:pPr>
      <w:r>
        <w:drawing>
          <wp:inline distT="0" distB="0" distL="0" distR="0">
            <wp:extent cx="3775710" cy="443230"/>
            <wp:effectExtent l="0" t="0" r="0" b="1270"/>
            <wp:docPr id="42111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17694" name="Picture 1"/>
                    <pic:cNvPicPr>
                      <a:picLocks noChangeAspect="1"/>
                    </pic:cNvPicPr>
                  </pic:nvPicPr>
                  <pic:blipFill>
                    <a:blip r:embed="rId37"/>
                    <a:stretch>
                      <a:fillRect/>
                    </a:stretch>
                  </pic:blipFill>
                  <pic:spPr>
                    <a:xfrm>
                      <a:off x="0" y="0"/>
                      <a:ext cx="3907692" cy="458705"/>
                    </a:xfrm>
                    <a:prstGeom prst="rect">
                      <a:avLst/>
                    </a:prstGeom>
                  </pic:spPr>
                </pic:pic>
              </a:graphicData>
            </a:graphic>
          </wp:inline>
        </w:drawing>
      </w:r>
    </w:p>
    <w:p w14:paraId="2AD00CBE">
      <w:pPr>
        <w:rPr>
          <w:rFonts w:hint="eastAsia"/>
        </w:rPr>
      </w:pPr>
      <w:r>
        <w:rPr>
          <w:rFonts w:hint="eastAsia"/>
        </w:rPr>
        <w:t>由于</w:t>
      </w:r>
      <w:r>
        <w:t>dim(</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T</m:t>
            </m:r>
            <m:ctrlPr>
              <w:rPr>
                <w:rFonts w:ascii="Cambria Math" w:hAnsi="Cambria Math"/>
                <w:i/>
              </w:rPr>
            </m:ctrlPr>
          </m:sup>
        </m:sSup>
        <m:r>
          <m:rPr/>
          <w:rPr>
            <w:rFonts w:ascii="Cambria Math" w:hAnsi="Cambria Math"/>
          </w:rPr>
          <m:t>M</m:t>
        </m:r>
      </m:oMath>
      <w:r>
        <w:t>)&lt;dim(</w:t>
      </w:r>
      <m:oMath>
        <m:sSup>
          <m:sSupPr>
            <m:ctrlPr>
              <w:rPr>
                <w:rFonts w:ascii="Cambria Math" w:hAnsi="Cambria Math"/>
                <w:i/>
              </w:rPr>
            </m:ctrlPr>
          </m:sSupPr>
          <m:e>
            <m:r>
              <m:rPr/>
              <w:rPr>
                <w:rFonts w:ascii="Cambria Math" w:hAnsi="Cambria Math"/>
              </w:rPr>
              <m:t>MM</m:t>
            </m:r>
            <m:ctrlPr>
              <w:rPr>
                <w:rFonts w:ascii="Cambria Math" w:hAnsi="Cambria Math"/>
                <w:i/>
              </w:rPr>
            </m:ctrlPr>
          </m:e>
          <m:sup>
            <m:r>
              <m:rPr/>
              <w:rPr>
                <w:rFonts w:ascii="Cambria Math" w:hAnsi="Cambria Math"/>
              </w:rPr>
              <m:t>T</m:t>
            </m:r>
            <m:ctrlPr>
              <w:rPr>
                <w:rFonts w:ascii="Cambria Math" w:hAnsi="Cambria Math"/>
                <w:i/>
              </w:rPr>
            </m:ctrlPr>
          </m:sup>
        </m:sSup>
      </m:oMath>
      <w:r>
        <w:t>)</w:t>
      </w:r>
      <w:r>
        <w:rPr>
          <w:rFonts w:hint="eastAsia"/>
        </w:rPr>
        <w:t>，所以</w:t>
      </w:r>
      <m:oMath>
        <m:sSup>
          <m:sSupPr>
            <m:ctrlPr>
              <w:rPr>
                <w:rFonts w:ascii="Cambria Math" w:hAnsi="Cambria Math"/>
                <w:i/>
              </w:rPr>
            </m:ctrlPr>
          </m:sSupPr>
          <m:e>
            <m:r>
              <m:rPr/>
              <w:rPr>
                <w:rFonts w:ascii="Cambria Math" w:hAnsi="Cambria Math"/>
              </w:rPr>
              <m:t>MM</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的特征值是</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T</m:t>
            </m:r>
            <m:ctrlPr>
              <w:rPr>
                <w:rFonts w:ascii="Cambria Math" w:hAnsi="Cambria Math"/>
                <w:i/>
              </w:rPr>
            </m:ctrlPr>
          </m:sup>
        </m:sSup>
        <m:r>
          <m:rPr/>
          <w:rPr>
            <w:rFonts w:ascii="Cambria Math" w:hAnsi="Cambria Math"/>
          </w:rPr>
          <m:t>M</m:t>
        </m:r>
      </m:oMath>
      <w:r>
        <w:rPr>
          <w:rFonts w:hint="eastAsia"/>
        </w:rPr>
        <w:t>的特征值加上额外的0，即</w:t>
      </w:r>
    </w:p>
    <w:p w14:paraId="5E7FDA1F">
      <w:pPr>
        <w:jc w:val="center"/>
        <w:rPr>
          <w:rFonts w:hint="eastAsia"/>
        </w:rPr>
      </w:pPr>
      <w:r>
        <w:drawing>
          <wp:inline distT="0" distB="0" distL="0" distR="0">
            <wp:extent cx="3649980" cy="312420"/>
            <wp:effectExtent l="0" t="0" r="0" b="5080"/>
            <wp:docPr id="105188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82914" name="Picture 1"/>
                    <pic:cNvPicPr>
                      <a:picLocks noChangeAspect="1"/>
                    </pic:cNvPicPr>
                  </pic:nvPicPr>
                  <pic:blipFill>
                    <a:blip r:embed="rId38"/>
                    <a:stretch>
                      <a:fillRect/>
                    </a:stretch>
                  </pic:blipFill>
                  <pic:spPr>
                    <a:xfrm>
                      <a:off x="0" y="0"/>
                      <a:ext cx="4161554" cy="356734"/>
                    </a:xfrm>
                    <a:prstGeom prst="rect">
                      <a:avLst/>
                    </a:prstGeom>
                  </pic:spPr>
                </pic:pic>
              </a:graphicData>
            </a:graphic>
          </wp:inline>
        </w:drawing>
      </w:r>
    </w:p>
    <w:p w14:paraId="0397D1E9">
      <w:pPr>
        <w:ind w:left="0" w:firstLine="0" w:firstLineChars="0"/>
        <w:rPr>
          <w:rFonts w:hint="eastAsia"/>
        </w:rPr>
        <w:pPrChange w:id="231" w:author="包子姐" w:date="2026-06-21T22:25:57Z">
          <w:pPr>
            <w:ind w:left="840" w:firstLine="630" w:firstLineChars="300"/>
          </w:pPr>
        </w:pPrChange>
      </w:pPr>
      <w:r>
        <w:rPr>
          <w:rFonts w:hint="eastAsia"/>
        </w:rPr>
        <w:t>c）使用power</w:t>
      </w:r>
      <w:r>
        <w:t xml:space="preserve"> </w:t>
      </w:r>
      <w:r>
        <w:rPr>
          <w:rFonts w:hint="eastAsia"/>
        </w:rPr>
        <w:t>iteration算法分别得到</w:t>
      </w:r>
      <m:oMath>
        <m:sSup>
          <m:sSupPr>
            <m:ctrlPr>
              <w:rPr>
                <w:rFonts w:ascii="Cambria Math" w:hAnsi="Cambria Math"/>
                <w:i/>
              </w:rPr>
            </m:ctrlPr>
          </m:sSupPr>
          <m:e>
            <m:r>
              <m:rPr/>
              <w:rPr>
                <w:rFonts w:ascii="Cambria Math" w:hAnsi="Cambria Math"/>
              </w:rPr>
              <m:t>MM</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和</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T</m:t>
            </m:r>
            <m:ctrlPr>
              <w:rPr>
                <w:rFonts w:ascii="Cambria Math" w:hAnsi="Cambria Math"/>
                <w:i/>
              </w:rPr>
            </m:ctrlPr>
          </m:sup>
        </m:sSup>
        <m:r>
          <m:rPr/>
          <w:rPr>
            <w:rFonts w:ascii="Cambria Math" w:hAnsi="Cambria Math"/>
          </w:rPr>
          <m:t>M</m:t>
        </m:r>
      </m:oMath>
      <w:r>
        <w:rPr>
          <w:rFonts w:hint="eastAsia"/>
        </w:rPr>
        <w:t>的特征向量。让</w:t>
      </w:r>
      <m:oMath>
        <m:r>
          <m:rPr/>
          <w:rPr>
            <w:rFonts w:hint="eastAsia" w:ascii="Cambria Math" w:hAnsi="Cambria Math"/>
          </w:rPr>
          <m:t>E</m:t>
        </m:r>
      </m:oMath>
      <w:r>
        <w:rPr>
          <w:rFonts w:hint="eastAsia"/>
        </w:rPr>
        <w:t>为矩阵，其中第i列</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T</m:t>
            </m:r>
            <m:ctrlPr>
              <w:rPr>
                <w:rFonts w:ascii="Cambria Math" w:hAnsi="Cambria Math"/>
                <w:i/>
              </w:rPr>
            </m:ctrlPr>
          </m:sup>
        </m:sSup>
        <m:r>
          <m:rPr/>
          <w:rPr>
            <w:rFonts w:ascii="Cambria Math" w:hAnsi="Cambria Math"/>
          </w:rPr>
          <m:t>M</m:t>
        </m:r>
      </m:oMath>
      <w:r>
        <w:rPr>
          <w:rFonts w:hint="eastAsia"/>
        </w:rPr>
        <w:t>的第i个特征向量，同样有</w:t>
      </w:r>
      <m:oMath>
        <m:r>
          <m:rPr/>
          <w:rPr>
            <w:rFonts w:hint="eastAsia" w:ascii="Cambria Math" w:hAnsi="Cambria Math"/>
          </w:rPr>
          <m:t>E</m:t>
        </m:r>
        <m:r>
          <m:rPr/>
          <w:rPr>
            <w:rFonts w:ascii="Cambria Math" w:hAnsi="Cambria Math"/>
          </w:rPr>
          <m:t>‘</m:t>
        </m:r>
      </m:oMath>
      <w:r>
        <w:rPr>
          <w:rFonts w:hint="eastAsia"/>
        </w:rPr>
        <w:t>对于</w:t>
      </w:r>
      <m:oMath>
        <m:sSup>
          <m:sSupPr>
            <m:ctrlPr>
              <w:rPr>
                <w:rFonts w:ascii="Cambria Math" w:hAnsi="Cambria Math"/>
                <w:i/>
              </w:rPr>
            </m:ctrlPr>
          </m:sSupPr>
          <m:e>
            <m:r>
              <m:rPr/>
              <w:rPr>
                <w:rFonts w:ascii="Cambria Math" w:hAnsi="Cambria Math"/>
              </w:rPr>
              <m:t>MM</m:t>
            </m:r>
            <m:ctrlPr>
              <w:rPr>
                <w:rFonts w:ascii="Cambria Math" w:hAnsi="Cambria Math"/>
                <w:i/>
              </w:rPr>
            </m:ctrlPr>
          </m:e>
          <m:sup>
            <m:r>
              <m:rPr/>
              <w:rPr>
                <w:rFonts w:ascii="Cambria Math" w:hAnsi="Cambria Math"/>
              </w:rPr>
              <m:t>T</m:t>
            </m:r>
            <m:ctrlPr>
              <w:rPr>
                <w:rFonts w:ascii="Cambria Math" w:hAnsi="Cambria Math"/>
                <w:i/>
              </w:rPr>
            </m:ctrlPr>
          </m:sup>
        </m:sSup>
      </m:oMath>
    </w:p>
    <w:p w14:paraId="1BD152D4">
      <w:pPr>
        <w:jc w:val="center"/>
        <w:rPr>
          <w:rFonts w:hint="eastAsia"/>
        </w:rPr>
      </w:pPr>
      <w:r>
        <w:drawing>
          <wp:inline distT="0" distB="0" distL="0" distR="0">
            <wp:extent cx="4572000" cy="897890"/>
            <wp:effectExtent l="0" t="0" r="0" b="3810"/>
            <wp:docPr id="24769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97643" name="Picture 1"/>
                    <pic:cNvPicPr>
                      <a:picLocks noChangeAspect="1"/>
                    </pic:cNvPicPr>
                  </pic:nvPicPr>
                  <pic:blipFill>
                    <a:blip r:embed="rId39"/>
                    <a:stretch>
                      <a:fillRect/>
                    </a:stretch>
                  </pic:blipFill>
                  <pic:spPr>
                    <a:xfrm>
                      <a:off x="0" y="0"/>
                      <a:ext cx="4613947" cy="906569"/>
                    </a:xfrm>
                    <a:prstGeom prst="rect">
                      <a:avLst/>
                    </a:prstGeom>
                  </pic:spPr>
                </pic:pic>
              </a:graphicData>
            </a:graphic>
          </wp:inline>
        </w:drawing>
      </w:r>
    </w:p>
    <w:p w14:paraId="7C3EA64A">
      <w:pPr>
        <w:ind w:left="0" w:firstLine="0" w:firstLineChars="0"/>
        <w:rPr>
          <w:rFonts w:hint="eastAsia"/>
        </w:rPr>
        <w:pPrChange w:id="232" w:author="包子姐" w:date="2026-06-21T22:26:00Z">
          <w:pPr>
            <w:ind w:left="840" w:firstLine="630" w:firstLineChars="300"/>
          </w:pPr>
        </w:pPrChange>
      </w:pPr>
      <w:r>
        <w:rPr>
          <w:rFonts w:hint="eastAsia"/>
        </w:rPr>
        <w:t>d）根据SVD定义</w:t>
      </w:r>
    </w:p>
    <w:p w14:paraId="3E1326FC">
      <w:pPr>
        <w:jc w:val="center"/>
        <w:rPr>
          <w:rFonts w:hint="eastAsia"/>
        </w:rPr>
      </w:pPr>
      <w:r>
        <w:drawing>
          <wp:inline distT="0" distB="0" distL="0" distR="0">
            <wp:extent cx="981710" cy="455295"/>
            <wp:effectExtent l="0" t="0" r="0" b="1905"/>
            <wp:docPr id="125651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19464" name="Picture 1"/>
                    <pic:cNvPicPr>
                      <a:picLocks noChangeAspect="1"/>
                    </pic:cNvPicPr>
                  </pic:nvPicPr>
                  <pic:blipFill>
                    <a:blip r:embed="rId40"/>
                    <a:stretch>
                      <a:fillRect/>
                    </a:stretch>
                  </pic:blipFill>
                  <pic:spPr>
                    <a:xfrm>
                      <a:off x="0" y="0"/>
                      <a:ext cx="1008837" cy="468100"/>
                    </a:xfrm>
                    <a:prstGeom prst="rect">
                      <a:avLst/>
                    </a:prstGeom>
                  </pic:spPr>
                </pic:pic>
              </a:graphicData>
            </a:graphic>
          </wp:inline>
        </w:drawing>
      </w:r>
    </w:p>
    <w:p w14:paraId="2D175177">
      <w:pPr>
        <w:ind w:left="840" w:firstLine="420"/>
        <w:rPr>
          <w:rFonts w:hint="eastAsia"/>
        </w:rPr>
      </w:pPr>
      <w:r>
        <w:rPr>
          <w:rFonts w:hint="eastAsia"/>
        </w:rPr>
        <w:t>其中：</w:t>
      </w:r>
    </w:p>
    <w:p w14:paraId="3EC34F67">
      <w:pPr>
        <w:jc w:val="center"/>
        <w:rPr>
          <w:rFonts w:hint="eastAsia"/>
        </w:rPr>
      </w:pPr>
      <w:r>
        <w:drawing>
          <wp:inline distT="0" distB="0" distL="0" distR="0">
            <wp:extent cx="3669665" cy="1050290"/>
            <wp:effectExtent l="0" t="0" r="635" b="3810"/>
            <wp:docPr id="89202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25363" name="Picture 1"/>
                    <pic:cNvPicPr>
                      <a:picLocks noChangeAspect="1"/>
                    </pic:cNvPicPr>
                  </pic:nvPicPr>
                  <pic:blipFill>
                    <a:blip r:embed="rId41"/>
                    <a:srcRect t="4477" b="1"/>
                    <a:stretch>
                      <a:fillRect/>
                    </a:stretch>
                  </pic:blipFill>
                  <pic:spPr>
                    <a:xfrm>
                      <a:off x="0" y="0"/>
                      <a:ext cx="3734721" cy="1069055"/>
                    </a:xfrm>
                    <a:prstGeom prst="rect">
                      <a:avLst/>
                    </a:prstGeom>
                    <a:ln>
                      <a:noFill/>
                    </a:ln>
                  </pic:spPr>
                </pic:pic>
              </a:graphicData>
            </a:graphic>
          </wp:inline>
        </w:drawing>
      </w:r>
    </w:p>
    <w:p w14:paraId="4B3D6EE2">
      <w:pPr>
        <w:ind w:left="1260"/>
        <w:rPr>
          <w:rFonts w:hint="eastAsia"/>
        </w:rPr>
      </w:pPr>
      <w:r>
        <w:rPr>
          <w:rFonts w:hint="eastAsia"/>
        </w:rPr>
        <w:t>最终有</w:t>
      </w:r>
    </w:p>
    <w:p w14:paraId="5513E74A">
      <w:pPr>
        <w:jc w:val="center"/>
        <w:rPr>
          <w:rFonts w:hint="eastAsia"/>
        </w:rPr>
      </w:pPr>
      <w:r>
        <w:drawing>
          <wp:inline distT="0" distB="0" distL="0" distR="0">
            <wp:extent cx="4127500" cy="875030"/>
            <wp:effectExtent l="0" t="0" r="0" b="1270"/>
            <wp:docPr id="194641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15355" name="Picture 1"/>
                    <pic:cNvPicPr>
                      <a:picLocks noChangeAspect="1"/>
                    </pic:cNvPicPr>
                  </pic:nvPicPr>
                  <pic:blipFill>
                    <a:blip r:embed="rId42"/>
                    <a:stretch>
                      <a:fillRect/>
                    </a:stretch>
                  </pic:blipFill>
                  <pic:spPr>
                    <a:xfrm>
                      <a:off x="0" y="0"/>
                      <a:ext cx="4145893" cy="879493"/>
                    </a:xfrm>
                    <a:prstGeom prst="rect">
                      <a:avLst/>
                    </a:prstGeom>
                  </pic:spPr>
                </pic:pic>
              </a:graphicData>
            </a:graphic>
          </wp:inline>
        </w:drawing>
      </w:r>
    </w:p>
    <w:p w14:paraId="2ADE4157">
      <w:pPr>
        <w:ind w:left="0" w:firstLine="0" w:firstLineChars="0"/>
        <w:rPr>
          <w:rFonts w:hint="eastAsia"/>
        </w:rPr>
        <w:pPrChange w:id="233" w:author="包子姐" w:date="2026-06-21T22:26:08Z">
          <w:pPr>
            <w:ind w:left="840" w:firstLine="420" w:firstLineChars="200"/>
          </w:pPr>
        </w:pPrChange>
      </w:pPr>
      <w:r>
        <w:rPr>
          <w:rFonts w:hint="eastAsia"/>
        </w:rPr>
        <w:t>e）</w:t>
      </w:r>
    </w:p>
    <w:p w14:paraId="51E72091">
      <w:pPr>
        <w:rPr>
          <w:rFonts w:hint="eastAsia"/>
        </w:rPr>
      </w:pPr>
      <w:r>
        <w:drawing>
          <wp:inline distT="0" distB="0" distL="0" distR="0">
            <wp:extent cx="5274310" cy="1087755"/>
            <wp:effectExtent l="0" t="0" r="0" b="4445"/>
            <wp:docPr id="78336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65032" name="Picture 1"/>
                    <pic:cNvPicPr>
                      <a:picLocks noChangeAspect="1"/>
                    </pic:cNvPicPr>
                  </pic:nvPicPr>
                  <pic:blipFill>
                    <a:blip r:embed="rId43"/>
                    <a:stretch>
                      <a:fillRect/>
                    </a:stretch>
                  </pic:blipFill>
                  <pic:spPr>
                    <a:xfrm>
                      <a:off x="0" y="0"/>
                      <a:ext cx="5274310" cy="1087755"/>
                    </a:xfrm>
                    <a:prstGeom prst="rect">
                      <a:avLst/>
                    </a:prstGeom>
                  </pic:spPr>
                </pic:pic>
              </a:graphicData>
            </a:graphic>
          </wp:inline>
        </w:drawing>
      </w:r>
    </w:p>
    <w:p w14:paraId="10347E0A">
      <w:pPr>
        <w:ind w:left="840" w:firstLine="420"/>
        <w:rPr>
          <w:rFonts w:hint="eastAsia"/>
        </w:rPr>
      </w:pPr>
      <w:r>
        <w:rPr>
          <w:rFonts w:hint="eastAsia"/>
        </w:rPr>
        <w:t>f）</w:t>
      </w:r>
    </w:p>
    <w:p w14:paraId="73DCAED7">
      <w:pPr>
        <w:rPr>
          <w:rFonts w:hint="eastAsia"/>
        </w:rPr>
      </w:pPr>
      <w:r>
        <w:drawing>
          <wp:inline distT="0" distB="0" distL="0" distR="0">
            <wp:extent cx="2145030" cy="427355"/>
            <wp:effectExtent l="0" t="0" r="1270" b="4445"/>
            <wp:docPr id="29710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05228" name="Picture 1"/>
                    <pic:cNvPicPr>
                      <a:picLocks noChangeAspect="1"/>
                    </pic:cNvPicPr>
                  </pic:nvPicPr>
                  <pic:blipFill>
                    <a:blip r:embed="rId44"/>
                    <a:stretch>
                      <a:fillRect/>
                    </a:stretch>
                  </pic:blipFill>
                  <pic:spPr>
                    <a:xfrm>
                      <a:off x="0" y="0"/>
                      <a:ext cx="2209684" cy="440336"/>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 w:date="2026-06-03T17:09:00Z" w:initials="a">
    <w:p w14:paraId="0683EA41">
      <w:pPr>
        <w:pStyle w:val="7"/>
        <w:rPr>
          <w:rFonts w:hint="eastAsia"/>
        </w:rPr>
      </w:pPr>
      <w:r>
        <w:rPr>
          <w:rFonts w:hint="eastAsia"/>
        </w:rPr>
        <w:t>题目不完整，缺图</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683EA4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Cambria Math">
    <w:altName w:val="Kingsoft Math"/>
    <w:panose1 w:val="02040503050406030204"/>
    <w:charset w:val="00"/>
    <w:family w:val="roman"/>
    <w:pitch w:val="default"/>
    <w:sig w:usb0="00000000" w:usb1="00000000" w:usb2="02000000" w:usb3="00000000" w:csb0="0000019F" w:csb1="00000000"/>
  </w:font>
  <w:font w:name="Kingsoft Math">
    <w:panose1 w:val="02040503050406030204"/>
    <w:charset w:val="00"/>
    <w:family w:val="auto"/>
    <w:pitch w:val="default"/>
    <w:sig w:usb0="80000087" w:usb1="00002068" w:usb2="00000000" w:usb3="00000000" w:csb0="2000019F"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1475CA"/>
    <w:multiLevelType w:val="multilevel"/>
    <w:tmpl w:val="5E1475CA"/>
    <w:lvl w:ilvl="0" w:tentative="0">
      <w:start w:val="1"/>
      <w:numFmt w:val="lowerLetter"/>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75811B6E"/>
    <w:multiLevelType w:val="multilevel"/>
    <w:tmpl w:val="75811B6E"/>
    <w:lvl w:ilvl="0" w:tentative="0">
      <w:start w:val="1"/>
      <w:numFmt w:val="decimal"/>
      <w:lvlText w:val="%1."/>
      <w:lvlJc w:val="left"/>
      <w:pPr>
        <w:ind w:left="360" w:hanging="360"/>
      </w:pPr>
      <w:rPr>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包子姐">
    <w15:presenceInfo w15:providerId="WPS Office" w15:userId="1549951940"/>
  </w15:person>
  <w15:person w15:author="Wei Wang">
    <w15:presenceInfo w15:providerId="Windows Live" w15:userId="ee67f801b0970ec9"/>
  </w15:person>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6543"/>
    <w:rsid w:val="0001331E"/>
    <w:rsid w:val="0001772C"/>
    <w:rsid w:val="000179F9"/>
    <w:rsid w:val="0004722B"/>
    <w:rsid w:val="000775BE"/>
    <w:rsid w:val="00080778"/>
    <w:rsid w:val="00083A21"/>
    <w:rsid w:val="00086C73"/>
    <w:rsid w:val="000A30C2"/>
    <w:rsid w:val="000C0349"/>
    <w:rsid w:val="000D1D15"/>
    <w:rsid w:val="000E292A"/>
    <w:rsid w:val="00103853"/>
    <w:rsid w:val="00151E4B"/>
    <w:rsid w:val="00155A9A"/>
    <w:rsid w:val="00163F0B"/>
    <w:rsid w:val="001702D3"/>
    <w:rsid w:val="00173881"/>
    <w:rsid w:val="001D04E0"/>
    <w:rsid w:val="001E0E9D"/>
    <w:rsid w:val="00206198"/>
    <w:rsid w:val="00222E8A"/>
    <w:rsid w:val="00281B36"/>
    <w:rsid w:val="00291C2A"/>
    <w:rsid w:val="002B107F"/>
    <w:rsid w:val="002D763E"/>
    <w:rsid w:val="002F6FA8"/>
    <w:rsid w:val="00311533"/>
    <w:rsid w:val="0031419A"/>
    <w:rsid w:val="003142BD"/>
    <w:rsid w:val="00321E57"/>
    <w:rsid w:val="00331763"/>
    <w:rsid w:val="00342DD7"/>
    <w:rsid w:val="003C5303"/>
    <w:rsid w:val="003C715D"/>
    <w:rsid w:val="003C752A"/>
    <w:rsid w:val="003E725F"/>
    <w:rsid w:val="003F2C54"/>
    <w:rsid w:val="0040517A"/>
    <w:rsid w:val="00443FDF"/>
    <w:rsid w:val="00452070"/>
    <w:rsid w:val="0045228A"/>
    <w:rsid w:val="0048706F"/>
    <w:rsid w:val="004961FB"/>
    <w:rsid w:val="004B6291"/>
    <w:rsid w:val="004C0C86"/>
    <w:rsid w:val="004C12C0"/>
    <w:rsid w:val="00500A42"/>
    <w:rsid w:val="00505DB1"/>
    <w:rsid w:val="005200CA"/>
    <w:rsid w:val="0053027E"/>
    <w:rsid w:val="00543284"/>
    <w:rsid w:val="00545638"/>
    <w:rsid w:val="00550E23"/>
    <w:rsid w:val="00572396"/>
    <w:rsid w:val="00574C09"/>
    <w:rsid w:val="005A598C"/>
    <w:rsid w:val="005A7A8E"/>
    <w:rsid w:val="005B2FAC"/>
    <w:rsid w:val="005B65AC"/>
    <w:rsid w:val="005C4180"/>
    <w:rsid w:val="005E16F4"/>
    <w:rsid w:val="00600EDE"/>
    <w:rsid w:val="00602491"/>
    <w:rsid w:val="00602883"/>
    <w:rsid w:val="00606007"/>
    <w:rsid w:val="00622C39"/>
    <w:rsid w:val="00630CBD"/>
    <w:rsid w:val="00643697"/>
    <w:rsid w:val="006703CE"/>
    <w:rsid w:val="0067398D"/>
    <w:rsid w:val="006766B8"/>
    <w:rsid w:val="006940F8"/>
    <w:rsid w:val="00694494"/>
    <w:rsid w:val="0069498D"/>
    <w:rsid w:val="006C41A1"/>
    <w:rsid w:val="006C633F"/>
    <w:rsid w:val="006D5DC8"/>
    <w:rsid w:val="006E2AE3"/>
    <w:rsid w:val="00713F65"/>
    <w:rsid w:val="007157BC"/>
    <w:rsid w:val="00715BA5"/>
    <w:rsid w:val="00731E6E"/>
    <w:rsid w:val="007722AF"/>
    <w:rsid w:val="00773B66"/>
    <w:rsid w:val="00774B9D"/>
    <w:rsid w:val="00794E4D"/>
    <w:rsid w:val="007A4DCF"/>
    <w:rsid w:val="007A7A72"/>
    <w:rsid w:val="007D6CBB"/>
    <w:rsid w:val="007F19DE"/>
    <w:rsid w:val="00801297"/>
    <w:rsid w:val="00805212"/>
    <w:rsid w:val="008409F9"/>
    <w:rsid w:val="00855F9A"/>
    <w:rsid w:val="0088103D"/>
    <w:rsid w:val="00887FAD"/>
    <w:rsid w:val="00893DC3"/>
    <w:rsid w:val="008A6C28"/>
    <w:rsid w:val="008A7E9E"/>
    <w:rsid w:val="008B05FE"/>
    <w:rsid w:val="008D147E"/>
    <w:rsid w:val="009035A0"/>
    <w:rsid w:val="0093139A"/>
    <w:rsid w:val="00934818"/>
    <w:rsid w:val="00935CD9"/>
    <w:rsid w:val="009B4FD9"/>
    <w:rsid w:val="009C06BC"/>
    <w:rsid w:val="009D5AD8"/>
    <w:rsid w:val="009D5DC8"/>
    <w:rsid w:val="00A13908"/>
    <w:rsid w:val="00A347D0"/>
    <w:rsid w:val="00A543F2"/>
    <w:rsid w:val="00A620E7"/>
    <w:rsid w:val="00A857B0"/>
    <w:rsid w:val="00A91EE1"/>
    <w:rsid w:val="00AA72B5"/>
    <w:rsid w:val="00AB4F3C"/>
    <w:rsid w:val="00AC6417"/>
    <w:rsid w:val="00AC7781"/>
    <w:rsid w:val="00AF0257"/>
    <w:rsid w:val="00B00D19"/>
    <w:rsid w:val="00B00E8C"/>
    <w:rsid w:val="00B0174E"/>
    <w:rsid w:val="00B04969"/>
    <w:rsid w:val="00B06D8E"/>
    <w:rsid w:val="00B400F0"/>
    <w:rsid w:val="00B46B4B"/>
    <w:rsid w:val="00B65E15"/>
    <w:rsid w:val="00B746A0"/>
    <w:rsid w:val="00B948BF"/>
    <w:rsid w:val="00BE32DD"/>
    <w:rsid w:val="00BF2C0F"/>
    <w:rsid w:val="00BF6AA0"/>
    <w:rsid w:val="00C16896"/>
    <w:rsid w:val="00C249BA"/>
    <w:rsid w:val="00C914E0"/>
    <w:rsid w:val="00C95B8A"/>
    <w:rsid w:val="00CA2572"/>
    <w:rsid w:val="00CA3020"/>
    <w:rsid w:val="00CA36BC"/>
    <w:rsid w:val="00CA70BE"/>
    <w:rsid w:val="00CD6757"/>
    <w:rsid w:val="00CD76C9"/>
    <w:rsid w:val="00CE1F36"/>
    <w:rsid w:val="00CF1C1D"/>
    <w:rsid w:val="00D00AC2"/>
    <w:rsid w:val="00D020FE"/>
    <w:rsid w:val="00D15E22"/>
    <w:rsid w:val="00D17A2A"/>
    <w:rsid w:val="00D319D1"/>
    <w:rsid w:val="00D42D51"/>
    <w:rsid w:val="00D54972"/>
    <w:rsid w:val="00D74D9D"/>
    <w:rsid w:val="00D775C5"/>
    <w:rsid w:val="00D95E74"/>
    <w:rsid w:val="00D96A3D"/>
    <w:rsid w:val="00DD1B38"/>
    <w:rsid w:val="00DD3539"/>
    <w:rsid w:val="00E014CA"/>
    <w:rsid w:val="00E11FD9"/>
    <w:rsid w:val="00E17D9F"/>
    <w:rsid w:val="00E26543"/>
    <w:rsid w:val="00E52C07"/>
    <w:rsid w:val="00E7610D"/>
    <w:rsid w:val="00E97072"/>
    <w:rsid w:val="00EA687D"/>
    <w:rsid w:val="00EB40C0"/>
    <w:rsid w:val="00EB512B"/>
    <w:rsid w:val="00EC1FAD"/>
    <w:rsid w:val="00EE132A"/>
    <w:rsid w:val="00EE5A4D"/>
    <w:rsid w:val="00EE6E31"/>
    <w:rsid w:val="00EF1506"/>
    <w:rsid w:val="00F02D06"/>
    <w:rsid w:val="00F10527"/>
    <w:rsid w:val="00F14B21"/>
    <w:rsid w:val="00F47681"/>
    <w:rsid w:val="00F615DC"/>
    <w:rsid w:val="00F62D81"/>
    <w:rsid w:val="00F641B7"/>
    <w:rsid w:val="00F845EA"/>
    <w:rsid w:val="00F900C5"/>
    <w:rsid w:val="00F9795C"/>
    <w:rsid w:val="00FC107F"/>
    <w:rsid w:val="00FC1C1E"/>
    <w:rsid w:val="00FC4323"/>
    <w:rsid w:val="00FC47ED"/>
    <w:rsid w:val="1DF59310"/>
    <w:rsid w:val="1FFF49AD"/>
    <w:rsid w:val="5FFBA64A"/>
    <w:rsid w:val="5FFD59A7"/>
    <w:rsid w:val="6DEF6616"/>
    <w:rsid w:val="749D61BE"/>
    <w:rsid w:val="758D3E06"/>
    <w:rsid w:val="777B1F9C"/>
    <w:rsid w:val="7F2F5492"/>
    <w:rsid w:val="7F7F44F8"/>
    <w:rsid w:val="7FCF82B9"/>
    <w:rsid w:val="7FFE5AC0"/>
    <w:rsid w:val="9DB59247"/>
    <w:rsid w:val="BDBCA7E1"/>
    <w:rsid w:val="BF73EBB8"/>
    <w:rsid w:val="D1D96384"/>
    <w:rsid w:val="D76BBA5F"/>
    <w:rsid w:val="DB3E5357"/>
    <w:rsid w:val="E2EA806A"/>
    <w:rsid w:val="FCAB025F"/>
    <w:rsid w:val="FEACAC8B"/>
    <w:rsid w:val="FFEB1155"/>
    <w:rsid w:val="FFFC31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5"/>
    <w:next w:val="1"/>
    <w:link w:val="23"/>
    <w:unhideWhenUsed/>
    <w:qFormat/>
    <w:uiPriority w:val="9"/>
    <w:pPr>
      <w:ind w:left="420" w:firstLine="0" w:firstLineChars="0"/>
      <w:outlineLvl w:val="2"/>
    </w:pPr>
    <w:rPr>
      <w:sz w:val="24"/>
      <w:szCs w:val="24"/>
    </w:rPr>
  </w:style>
  <w:style w:type="paragraph" w:styleId="6">
    <w:name w:val="heading 4"/>
    <w:basedOn w:val="1"/>
    <w:next w:val="1"/>
    <w:link w:val="3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5">
    <w:name w:val="List Paragraph"/>
    <w:basedOn w:val="1"/>
    <w:qFormat/>
    <w:uiPriority w:val="34"/>
    <w:pPr>
      <w:ind w:firstLine="420" w:firstLineChars="200"/>
    </w:pPr>
  </w:style>
  <w:style w:type="paragraph" w:styleId="7">
    <w:name w:val="annotation text"/>
    <w:basedOn w:val="1"/>
    <w:link w:val="31"/>
    <w:semiHidden/>
    <w:unhideWhenUsed/>
    <w:uiPriority w:val="99"/>
    <w:pPr>
      <w:jc w:val="left"/>
    </w:pPr>
  </w:style>
  <w:style w:type="paragraph" w:styleId="8">
    <w:name w:val="Date"/>
    <w:basedOn w:val="1"/>
    <w:next w:val="1"/>
    <w:link w:val="24"/>
    <w:semiHidden/>
    <w:unhideWhenUsed/>
    <w:uiPriority w:val="99"/>
    <w:pPr>
      <w:ind w:left="100" w:leftChars="2500"/>
    </w:pPr>
  </w:style>
  <w:style w:type="paragraph" w:styleId="9">
    <w:name w:val="footer"/>
    <w:basedOn w:val="1"/>
    <w:link w:val="28"/>
    <w:unhideWhenUsed/>
    <w:uiPriority w:val="99"/>
    <w:pPr>
      <w:tabs>
        <w:tab w:val="center" w:pos="4153"/>
        <w:tab w:val="right" w:pos="8306"/>
      </w:tabs>
      <w:snapToGrid w:val="0"/>
      <w:jc w:val="left"/>
    </w:pPr>
    <w:rPr>
      <w:sz w:val="18"/>
      <w:szCs w:val="18"/>
    </w:rPr>
  </w:style>
  <w:style w:type="paragraph" w:styleId="10">
    <w:name w:val="header"/>
    <w:basedOn w:val="1"/>
    <w:link w:val="27"/>
    <w:unhideWhenUsed/>
    <w:uiPriority w:val="99"/>
    <w:pPr>
      <w:tabs>
        <w:tab w:val="center" w:pos="4153"/>
        <w:tab w:val="right" w:pos="8306"/>
      </w:tabs>
      <w:snapToGrid w:val="0"/>
      <w:jc w:val="center"/>
    </w:pPr>
    <w:rPr>
      <w:sz w:val="18"/>
      <w:szCs w:val="18"/>
    </w:rPr>
  </w:style>
  <w:style w:type="paragraph" w:styleId="11">
    <w:name w:val="HTML Preformatted"/>
    <w:basedOn w:val="1"/>
    <w:link w:val="29"/>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2">
    <w:name w:val="Normal (Web)"/>
    <w:basedOn w:val="1"/>
    <w:uiPriority w:val="99"/>
    <w:pPr>
      <w:spacing w:beforeAutospacing="1" w:afterAutospacing="1"/>
      <w:jc w:val="left"/>
    </w:pPr>
    <w:rPr>
      <w:rFonts w:cs="Times New Roman"/>
      <w:kern w:val="0"/>
      <w:sz w:val="24"/>
      <w:szCs w:val="24"/>
    </w:rPr>
  </w:style>
  <w:style w:type="paragraph" w:styleId="13">
    <w:name w:val="Title"/>
    <w:basedOn w:val="1"/>
    <w:next w:val="1"/>
    <w:link w:val="21"/>
    <w:qFormat/>
    <w:uiPriority w:val="10"/>
    <w:pPr>
      <w:spacing w:before="240" w:after="60"/>
      <w:jc w:val="center"/>
      <w:outlineLvl w:val="0"/>
    </w:pPr>
    <w:rPr>
      <w:rFonts w:asciiTheme="majorHAnsi" w:hAnsiTheme="majorHAnsi" w:eastAsiaTheme="majorEastAsia" w:cstheme="majorBidi"/>
      <w:b/>
      <w:bCs/>
      <w:sz w:val="32"/>
      <w:szCs w:val="32"/>
    </w:rPr>
  </w:style>
  <w:style w:type="paragraph" w:styleId="14">
    <w:name w:val="annotation subject"/>
    <w:basedOn w:val="7"/>
    <w:next w:val="7"/>
    <w:link w:val="32"/>
    <w:semiHidden/>
    <w:unhideWhenUsed/>
    <w:uiPriority w:val="99"/>
    <w:rPr>
      <w:b/>
      <w:bCs/>
    </w:rPr>
  </w:style>
  <w:style w:type="table" w:styleId="16">
    <w:name w:val="Table Grid"/>
    <w:basedOn w:val="15"/>
    <w:qFormat/>
    <w:uiPriority w:val="3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bCs/>
    </w:rPr>
  </w:style>
  <w:style w:type="character" w:styleId="19">
    <w:name w:val="annotation reference"/>
    <w:basedOn w:val="17"/>
    <w:semiHidden/>
    <w:unhideWhenUsed/>
    <w:uiPriority w:val="99"/>
    <w:rPr>
      <w:sz w:val="21"/>
      <w:szCs w:val="21"/>
    </w:rPr>
  </w:style>
  <w:style w:type="character" w:customStyle="1" w:styleId="20">
    <w:name w:val="标题 1 字符"/>
    <w:basedOn w:val="17"/>
    <w:link w:val="2"/>
    <w:uiPriority w:val="9"/>
    <w:rPr>
      <w:b/>
      <w:bCs/>
      <w:kern w:val="44"/>
      <w:sz w:val="44"/>
      <w:szCs w:val="44"/>
    </w:rPr>
  </w:style>
  <w:style w:type="character" w:customStyle="1" w:styleId="21">
    <w:name w:val="标题 字符"/>
    <w:basedOn w:val="17"/>
    <w:link w:val="13"/>
    <w:uiPriority w:val="10"/>
    <w:rPr>
      <w:rFonts w:asciiTheme="majorHAnsi" w:hAnsiTheme="majorHAnsi" w:eastAsiaTheme="majorEastAsia" w:cstheme="majorBidi"/>
      <w:b/>
      <w:bCs/>
      <w:sz w:val="32"/>
      <w:szCs w:val="32"/>
    </w:rPr>
  </w:style>
  <w:style w:type="character" w:customStyle="1" w:styleId="22">
    <w:name w:val="标题 2 字符"/>
    <w:basedOn w:val="17"/>
    <w:link w:val="3"/>
    <w:uiPriority w:val="9"/>
    <w:rPr>
      <w:rFonts w:asciiTheme="majorHAnsi" w:hAnsiTheme="majorHAnsi" w:eastAsiaTheme="majorEastAsia" w:cstheme="majorBidi"/>
      <w:b/>
      <w:bCs/>
      <w:sz w:val="32"/>
      <w:szCs w:val="32"/>
    </w:rPr>
  </w:style>
  <w:style w:type="character" w:customStyle="1" w:styleId="23">
    <w:name w:val="标题 3 字符"/>
    <w:basedOn w:val="17"/>
    <w:link w:val="4"/>
    <w:qFormat/>
    <w:uiPriority w:val="9"/>
    <w:rPr>
      <w:sz w:val="24"/>
      <w:szCs w:val="24"/>
    </w:rPr>
  </w:style>
  <w:style w:type="character" w:customStyle="1" w:styleId="24">
    <w:name w:val="日期 字符"/>
    <w:basedOn w:val="17"/>
    <w:link w:val="8"/>
    <w:semiHidden/>
    <w:uiPriority w:val="99"/>
  </w:style>
  <w:style w:type="paragraph" w:customStyle="1" w:styleId="25">
    <w:name w:val="whitespace-pre-wrap"/>
    <w:basedOn w:val="1"/>
    <w:uiPriority w:val="0"/>
    <w:pPr>
      <w:widowControl/>
      <w:spacing w:before="100" w:beforeAutospacing="1" w:after="100" w:afterAutospacing="1"/>
      <w:jc w:val="left"/>
    </w:pPr>
    <w:rPr>
      <w:rFonts w:ascii="宋体" w:hAnsi="宋体" w:eastAsia="宋体" w:cs="宋体"/>
      <w:kern w:val="0"/>
      <w:sz w:val="24"/>
      <w:szCs w:val="24"/>
    </w:rPr>
  </w:style>
  <w:style w:type="character" w:styleId="26">
    <w:name w:val="Placeholder Text"/>
    <w:basedOn w:val="17"/>
    <w:semiHidden/>
    <w:uiPriority w:val="99"/>
    <w:rPr>
      <w:color w:val="808080"/>
    </w:rPr>
  </w:style>
  <w:style w:type="character" w:customStyle="1" w:styleId="27">
    <w:name w:val="页眉 字符"/>
    <w:basedOn w:val="17"/>
    <w:link w:val="10"/>
    <w:uiPriority w:val="99"/>
    <w:rPr>
      <w:sz w:val="18"/>
      <w:szCs w:val="18"/>
    </w:rPr>
  </w:style>
  <w:style w:type="character" w:customStyle="1" w:styleId="28">
    <w:name w:val="页脚 字符"/>
    <w:basedOn w:val="17"/>
    <w:link w:val="9"/>
    <w:uiPriority w:val="99"/>
    <w:rPr>
      <w:sz w:val="18"/>
      <w:szCs w:val="18"/>
    </w:rPr>
  </w:style>
  <w:style w:type="character" w:customStyle="1" w:styleId="29">
    <w:name w:val="HTML 预设格式 字符"/>
    <w:basedOn w:val="17"/>
    <w:link w:val="11"/>
    <w:semiHidden/>
    <w:uiPriority w:val="99"/>
    <w:rPr>
      <w:rFonts w:ascii="宋体" w:hAnsi="宋体" w:eastAsia="宋体" w:cs="宋体"/>
      <w:kern w:val="0"/>
      <w:sz w:val="24"/>
      <w:szCs w:val="24"/>
    </w:rPr>
  </w:style>
  <w:style w:type="paragraph" w:styleId="30">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customStyle="1" w:styleId="31">
    <w:name w:val="批注文字 字符"/>
    <w:basedOn w:val="17"/>
    <w:link w:val="7"/>
    <w:semiHidden/>
    <w:uiPriority w:val="99"/>
  </w:style>
  <w:style w:type="character" w:customStyle="1" w:styleId="32">
    <w:name w:val="批注主题 字符"/>
    <w:basedOn w:val="31"/>
    <w:link w:val="14"/>
    <w:semiHidden/>
    <w:uiPriority w:val="99"/>
    <w:rPr>
      <w:b/>
      <w:bCs/>
    </w:rPr>
  </w:style>
  <w:style w:type="paragraph" w:customStyle="1" w:styleId="33">
    <w:name w:val="Revision"/>
    <w:hidden/>
    <w:semiHidden/>
    <w:uiPriority w:val="99"/>
    <w:rPr>
      <w:rFonts w:asciiTheme="minorHAnsi" w:hAnsiTheme="minorHAnsi" w:eastAsiaTheme="minorEastAsia" w:cstheme="minorBidi"/>
      <w:kern w:val="2"/>
      <w:sz w:val="21"/>
      <w:szCs w:val="22"/>
      <w:lang w:val="en-US" w:eastAsia="zh-CN" w:bidi="ar-SA"/>
    </w:rPr>
  </w:style>
  <w:style w:type="character" w:customStyle="1" w:styleId="34">
    <w:name w:val="标题 4 字符"/>
    <w:basedOn w:val="17"/>
    <w:link w:val="6"/>
    <w:uiPriority w:val="9"/>
    <w:rPr>
      <w:rFonts w:asciiTheme="majorHAnsi" w:hAnsiTheme="majorHAnsi" w:eastAsiaTheme="majorEastAsia" w:cstheme="majorBidi"/>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8" Type="http://schemas.microsoft.com/office/2011/relationships/people" Target="people.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numbering" Target="numbering.xml"/><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microsoft.com/office/2011/relationships/commentsExtended" Target="commentsExtended.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comments" Target="comment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541B4196-7677-4B62-B2D3-24D09698CAB3}">
  <ds:schemaRefs/>
</ds:datastoreItem>
</file>

<file path=docProps/app.xml><?xml version="1.0" encoding="utf-8"?>
<Properties xmlns="http://schemas.openxmlformats.org/officeDocument/2006/extended-properties" xmlns:vt="http://schemas.openxmlformats.org/officeDocument/2006/docPropsVTypes">
  <Template>Normal</Template>
  <Pages>24</Pages>
  <Words>8528</Words>
  <Characters>10150</Characters>
  <Lines>5075</Lines>
  <Paragraphs>6225</Paragraphs>
  <TotalTime>552</TotalTime>
  <ScaleCrop>false</ScaleCrop>
  <LinksUpToDate>false</LinksUpToDate>
  <CharactersWithSpaces>12453</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2026-06-04T21:02:00Z</dcterms:created>
  <dc:creator>admin</dc:creator>
  <cp:lastModifiedBy>包子姐</cp:lastModifiedBy>
  <dcterms:modified xsi:type="dcterms:W3CDTF">2026-07-04T19:48:45Z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8AF8E83105C632425AEA376A6F7C166D_42</vt:lpwstr>
  </property>
</Properties>
</file>